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61DB3" w14:textId="0A99DF62" w:rsidR="00162A0F" w:rsidRPr="00EB522F" w:rsidRDefault="008C3DAD" w:rsidP="008C3DAD">
      <w:pPr>
        <w:spacing w:before="100" w:beforeAutospacing="1" w:after="100" w:afterAutospacing="1" w:line="240" w:lineRule="auto"/>
        <w:jc w:val="center"/>
        <w:rPr>
          <w:rFonts w:ascii="Cambria" w:eastAsia="Times New Roman" w:hAnsi="Cambria" w:cs="Times New Roman"/>
          <w:b/>
          <w:bCs/>
          <w:sz w:val="40"/>
          <w:szCs w:val="40"/>
          <w:lang w:eastAsia="en-IN"/>
          <w:rPrChange w:id="0" w:author="Anjana Devi A" w:date="2023-12-15T16:41:00Z">
            <w:rPr>
              <w:rFonts w:ascii="Cambria" w:eastAsia="Times New Roman" w:hAnsi="Cambria" w:cs="Times New Roman"/>
              <w:b/>
              <w:bCs/>
              <w:sz w:val="32"/>
              <w:szCs w:val="32"/>
              <w:lang w:eastAsia="en-IN"/>
            </w:rPr>
          </w:rPrChange>
        </w:rPr>
      </w:pPr>
      <w:r w:rsidRPr="00EB522F">
        <w:rPr>
          <w:rFonts w:ascii="Cambria" w:eastAsia="Times New Roman" w:hAnsi="Cambria" w:cs="Times New Roman"/>
          <w:b/>
          <w:bCs/>
          <w:sz w:val="40"/>
          <w:szCs w:val="40"/>
          <w:lang w:eastAsia="en-IN"/>
          <w:rPrChange w:id="1" w:author="Anjana Devi A" w:date="2023-12-15T16:41:00Z">
            <w:rPr>
              <w:rFonts w:ascii="Cambria" w:eastAsia="Times New Roman" w:hAnsi="Cambria" w:cs="Times New Roman"/>
              <w:b/>
              <w:bCs/>
              <w:sz w:val="32"/>
              <w:szCs w:val="32"/>
              <w:lang w:eastAsia="en-IN"/>
            </w:rPr>
          </w:rPrChange>
        </w:rPr>
        <w:t>Jenkins</w:t>
      </w:r>
    </w:p>
    <w:p w14:paraId="15356DE5" w14:textId="3C8EFF85" w:rsidR="008C3DAD" w:rsidRPr="008C3DAD" w:rsidRDefault="008C3DAD" w:rsidP="005349A8">
      <w:p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  <w:lang w:eastAsia="en-IN"/>
        </w:rPr>
      </w:pPr>
      <w:r w:rsidRPr="008C3DAD">
        <w:rPr>
          <w:rFonts w:ascii="Cambria" w:eastAsia="Times New Roman" w:hAnsi="Cambria" w:cs="Times New Roman"/>
          <w:sz w:val="24"/>
          <w:szCs w:val="24"/>
          <w:lang w:eastAsia="en-IN"/>
        </w:rPr>
        <w:t>Prerequisite:</w:t>
      </w:r>
    </w:p>
    <w:p w14:paraId="0E42D0B1" w14:textId="4361DE33" w:rsidR="00162A0F" w:rsidRPr="008C3DAD" w:rsidRDefault="00162A0F" w:rsidP="005349A8">
      <w:p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  <w:lang w:eastAsia="en-IN"/>
        </w:rPr>
      </w:pPr>
      <w:r w:rsidRPr="008C3DAD">
        <w:rPr>
          <w:rFonts w:ascii="Cambria" w:eastAsia="Times New Roman" w:hAnsi="Cambria" w:cs="Times New Roman"/>
          <w:noProof/>
          <w:sz w:val="24"/>
          <w:szCs w:val="24"/>
          <w:lang w:eastAsia="en-IN"/>
        </w:rPr>
        <w:drawing>
          <wp:inline distT="0" distB="0" distL="0" distR="0" wp14:anchorId="0E1F37E9" wp14:editId="02DAE39F">
            <wp:extent cx="4664710" cy="2558200"/>
            <wp:effectExtent l="0" t="0" r="2540" b="0"/>
            <wp:docPr id="55728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837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3336" cy="25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2D7F" w14:textId="0D2F5A8A" w:rsidR="007003DC" w:rsidRPr="007003DC" w:rsidRDefault="007003DC" w:rsidP="005349A8">
      <w:pPr>
        <w:spacing w:before="100" w:beforeAutospacing="1" w:after="100" w:afterAutospacing="1" w:line="240" w:lineRule="auto"/>
        <w:rPr>
          <w:ins w:id="2" w:author="Anjana Devi A" w:date="2023-12-15T16:41:00Z"/>
          <w:rFonts w:ascii="Cambria" w:eastAsia="Times New Roman" w:hAnsi="Cambria" w:cs="Times New Roman"/>
          <w:b/>
          <w:bCs/>
          <w:sz w:val="24"/>
          <w:szCs w:val="24"/>
          <w:lang w:eastAsia="en-IN"/>
          <w:rPrChange w:id="3" w:author="Anjana Devi A" w:date="2023-12-15T16:41:00Z">
            <w:rPr>
              <w:ins w:id="4" w:author="Anjana Devi A" w:date="2023-12-15T16:41:00Z"/>
              <w:rFonts w:ascii="Cambria" w:eastAsia="Times New Roman" w:hAnsi="Cambria" w:cs="Times New Roman"/>
              <w:sz w:val="24"/>
              <w:szCs w:val="24"/>
              <w:lang w:eastAsia="en-IN"/>
            </w:rPr>
          </w:rPrChange>
        </w:rPr>
      </w:pPr>
      <w:ins w:id="5" w:author="Anjana Devi A" w:date="2023-12-15T16:41:00Z">
        <w:r>
          <w:rPr>
            <w:rFonts w:ascii="Cambria" w:eastAsia="Times New Roman" w:hAnsi="Cambria" w:cs="Times New Roman"/>
            <w:sz w:val="24"/>
            <w:szCs w:val="24"/>
            <w:lang w:eastAsia="en-IN"/>
          </w:rPr>
          <w:br w:type="column"/>
        </w:r>
        <w:r w:rsidRPr="007003DC">
          <w:rPr>
            <w:rFonts w:ascii="Cambria" w:eastAsia="Times New Roman" w:hAnsi="Cambria" w:cs="Times New Roman"/>
            <w:b/>
            <w:bCs/>
            <w:sz w:val="24"/>
            <w:szCs w:val="24"/>
            <w:lang w:eastAsia="en-IN"/>
            <w:rPrChange w:id="6" w:author="Anjana Devi A" w:date="2023-12-15T16:41:00Z">
              <w:rPr>
                <w:rFonts w:ascii="Cambria" w:eastAsia="Times New Roman" w:hAnsi="Cambria" w:cs="Times New Roman"/>
                <w:sz w:val="24"/>
                <w:szCs w:val="24"/>
                <w:lang w:eastAsia="en-IN"/>
              </w:rPr>
            </w:rPrChange>
          </w:rPr>
          <w:lastRenderedPageBreak/>
          <w:t>In Windows OS</w:t>
        </w:r>
      </w:ins>
    </w:p>
    <w:p w14:paraId="4C22F49D" w14:textId="2EABFB9B" w:rsidR="00162A0F" w:rsidRPr="008C3DAD" w:rsidRDefault="00162A0F" w:rsidP="005349A8">
      <w:p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  <w:lang w:eastAsia="en-IN"/>
        </w:rPr>
      </w:pPr>
      <w:r w:rsidRPr="008C3DAD">
        <w:rPr>
          <w:rFonts w:ascii="Cambria" w:eastAsia="Times New Roman" w:hAnsi="Cambria" w:cs="Times New Roman"/>
          <w:sz w:val="24"/>
          <w:szCs w:val="24"/>
          <w:lang w:eastAsia="en-IN"/>
        </w:rPr>
        <w:t>To download Java17</w:t>
      </w:r>
    </w:p>
    <w:p w14:paraId="50465F1B" w14:textId="236CD9C6" w:rsidR="00162A0F" w:rsidRPr="008C3DAD" w:rsidRDefault="00162A0F" w:rsidP="005349A8">
      <w:p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  <w:lang w:eastAsia="en-IN"/>
        </w:rPr>
      </w:pPr>
      <w:r w:rsidRPr="008C3DAD">
        <w:rPr>
          <w:rFonts w:ascii="Cambria" w:eastAsia="Times New Roman" w:hAnsi="Cambria" w:cs="Times New Roman"/>
          <w:sz w:val="24"/>
          <w:szCs w:val="24"/>
          <w:lang w:eastAsia="en-IN"/>
        </w:rPr>
        <w:t>---------------------------------------------------------</w:t>
      </w:r>
    </w:p>
    <w:p w14:paraId="4237B069" w14:textId="68061365" w:rsidR="00162A0F" w:rsidRPr="008C3DAD" w:rsidRDefault="00162A0F" w:rsidP="005349A8">
      <w:p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  <w:lang w:eastAsia="en-IN"/>
        </w:rPr>
      </w:pPr>
      <w:r w:rsidRPr="008C3DAD">
        <w:rPr>
          <w:rFonts w:ascii="Cambria" w:eastAsia="Times New Roman" w:hAnsi="Cambria" w:cs="Times New Roman"/>
          <w:sz w:val="24"/>
          <w:szCs w:val="24"/>
          <w:lang w:eastAsia="en-IN"/>
        </w:rPr>
        <w:t>https://www.oracle.com/java/technologies/downloads/#jdk17-windows</w:t>
      </w:r>
    </w:p>
    <w:p w14:paraId="59E1D361" w14:textId="45FE2755" w:rsidR="00162A0F" w:rsidRPr="008C3DAD" w:rsidRDefault="00162A0F" w:rsidP="005349A8">
      <w:p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  <w:lang w:eastAsia="en-IN"/>
        </w:rPr>
      </w:pPr>
      <w:r w:rsidRPr="008C3DAD">
        <w:rPr>
          <w:rFonts w:ascii="Cambria" w:eastAsia="Times New Roman" w:hAnsi="Cambria" w:cs="Times New Roman"/>
          <w:sz w:val="24"/>
          <w:szCs w:val="24"/>
          <w:lang w:eastAsia="en-IN"/>
        </w:rPr>
        <w:t>To download Jenkins</w:t>
      </w:r>
    </w:p>
    <w:p w14:paraId="00D47E70" w14:textId="5F1037EC" w:rsidR="00162A0F" w:rsidRPr="008C3DAD" w:rsidRDefault="00162A0F" w:rsidP="005349A8">
      <w:p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  <w:lang w:eastAsia="en-IN"/>
        </w:rPr>
      </w:pPr>
      <w:r w:rsidRPr="008C3DAD">
        <w:rPr>
          <w:rFonts w:ascii="Cambria" w:eastAsia="Times New Roman" w:hAnsi="Cambria" w:cs="Times New Roman"/>
          <w:sz w:val="24"/>
          <w:szCs w:val="24"/>
          <w:lang w:eastAsia="en-IN"/>
        </w:rPr>
        <w:t>-------------------------------------------------------------------</w:t>
      </w:r>
    </w:p>
    <w:p w14:paraId="2DDC80E2" w14:textId="123E2464" w:rsidR="00162A0F" w:rsidRPr="008C3DAD" w:rsidRDefault="00000000" w:rsidP="005349A8">
      <w:p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  <w:lang w:eastAsia="en-IN"/>
        </w:rPr>
      </w:pPr>
      <w:hyperlink r:id="rId7" w:anchor="downloading-jenkins" w:history="1">
        <w:r w:rsidR="00162A0F" w:rsidRPr="008C3DAD">
          <w:rPr>
            <w:rStyle w:val="Hyperlink"/>
            <w:rFonts w:ascii="Cambria" w:eastAsia="Times New Roman" w:hAnsi="Cambria" w:cs="Times New Roman"/>
            <w:sz w:val="24"/>
            <w:szCs w:val="24"/>
            <w:lang w:eastAsia="en-IN"/>
          </w:rPr>
          <w:t>https://www.jenkins.io/download/#downloa</w:t>
        </w:r>
        <w:r w:rsidR="00162A0F" w:rsidRPr="008C3DAD">
          <w:rPr>
            <w:rStyle w:val="Hyperlink"/>
            <w:rFonts w:ascii="Cambria" w:eastAsia="Times New Roman" w:hAnsi="Cambria" w:cs="Times New Roman"/>
            <w:sz w:val="24"/>
            <w:szCs w:val="24"/>
            <w:lang w:eastAsia="en-IN"/>
          </w:rPr>
          <w:t>d</w:t>
        </w:r>
        <w:r w:rsidR="00162A0F" w:rsidRPr="008C3DAD">
          <w:rPr>
            <w:rStyle w:val="Hyperlink"/>
            <w:rFonts w:ascii="Cambria" w:eastAsia="Times New Roman" w:hAnsi="Cambria" w:cs="Times New Roman"/>
            <w:sz w:val="24"/>
            <w:szCs w:val="24"/>
            <w:lang w:eastAsia="en-IN"/>
          </w:rPr>
          <w:t>ing-jenkins</w:t>
        </w:r>
      </w:hyperlink>
    </w:p>
    <w:p w14:paraId="4AA27201" w14:textId="77777777" w:rsidR="00162A0F" w:rsidRPr="008C3DAD" w:rsidRDefault="00162A0F" w:rsidP="005349A8">
      <w:p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  <w:lang w:eastAsia="en-IN"/>
        </w:rPr>
      </w:pPr>
    </w:p>
    <w:p w14:paraId="2A2CF095" w14:textId="77777777" w:rsidR="00FF5544" w:rsidRPr="008C3DAD" w:rsidRDefault="00FF5544" w:rsidP="005349A8">
      <w:p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  <w:lang w:eastAsia="en-IN"/>
        </w:rPr>
      </w:pPr>
    </w:p>
    <w:p w14:paraId="1EB9A342" w14:textId="55567FC8" w:rsidR="00FF5544" w:rsidRPr="008C3DAD" w:rsidRDefault="00FF5544">
      <w:pPr>
        <w:spacing w:before="100" w:beforeAutospacing="1" w:after="100" w:afterAutospacing="1" w:line="240" w:lineRule="auto"/>
        <w:jc w:val="center"/>
        <w:rPr>
          <w:rFonts w:ascii="Cambria" w:eastAsia="Times New Roman" w:hAnsi="Cambria" w:cs="Times New Roman"/>
          <w:b/>
          <w:bCs/>
          <w:sz w:val="24"/>
          <w:szCs w:val="24"/>
          <w:lang w:eastAsia="en-IN"/>
        </w:rPr>
        <w:pPrChange w:id="7" w:author="Anjana Devi A" w:date="2023-12-15T12:14:00Z">
          <w:pPr>
            <w:spacing w:before="100" w:beforeAutospacing="1" w:after="100" w:afterAutospacing="1" w:line="240" w:lineRule="auto"/>
          </w:pPr>
        </w:pPrChange>
      </w:pPr>
      <w:r w:rsidRPr="008C3DAD">
        <w:rPr>
          <w:rFonts w:ascii="Cambria" w:eastAsia="Times New Roman" w:hAnsi="Cambria" w:cs="Times New Roman"/>
          <w:sz w:val="24"/>
          <w:szCs w:val="24"/>
          <w:lang w:eastAsia="en-IN"/>
        </w:rPr>
        <w:br w:type="column"/>
      </w:r>
      <w:r w:rsidRPr="008C3DAD">
        <w:rPr>
          <w:rFonts w:ascii="Cambria" w:eastAsia="Times New Roman" w:hAnsi="Cambria" w:cs="Times New Roman"/>
          <w:b/>
          <w:bCs/>
          <w:sz w:val="36"/>
          <w:szCs w:val="36"/>
          <w:lang w:eastAsia="en-IN"/>
          <w:rPrChange w:id="8" w:author="Anjana Devi A" w:date="2023-12-15T12:14:00Z">
            <w:rPr>
              <w:rFonts w:ascii="Times New Roman" w:eastAsia="Times New Roman" w:hAnsi="Times New Roman" w:cs="Times New Roman"/>
              <w:b/>
              <w:bCs/>
              <w:sz w:val="24"/>
              <w:szCs w:val="24"/>
              <w:lang w:eastAsia="en-IN"/>
            </w:rPr>
          </w:rPrChange>
        </w:rPr>
        <w:t>Installing Jenkins in RedHat in AWS</w:t>
      </w:r>
    </w:p>
    <w:p w14:paraId="1DEBFA85" w14:textId="126ED38F" w:rsidR="00162A0F" w:rsidRPr="008C3DAD" w:rsidRDefault="00FF5544" w:rsidP="005349A8">
      <w:p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  <w:lang w:eastAsia="en-IN"/>
        </w:rPr>
      </w:pPr>
      <w:r w:rsidRPr="008C3DAD">
        <w:rPr>
          <w:rFonts w:ascii="Cambria" w:eastAsia="Times New Roman" w:hAnsi="Cambria" w:cs="Times New Roman"/>
          <w:sz w:val="24"/>
          <w:szCs w:val="24"/>
          <w:lang w:eastAsia="en-IN"/>
        </w:rPr>
        <w:t>Reference Link</w:t>
      </w:r>
      <w:r w:rsidR="00A97671">
        <w:rPr>
          <w:rFonts w:ascii="Cambria" w:eastAsia="Times New Roman" w:hAnsi="Cambria" w:cs="Times New Roman"/>
          <w:sz w:val="24"/>
          <w:szCs w:val="24"/>
          <w:lang w:eastAsia="en-IN"/>
        </w:rPr>
        <w:t>s</w:t>
      </w:r>
      <w:r w:rsidRPr="008C3DAD">
        <w:rPr>
          <w:rFonts w:ascii="Cambria" w:eastAsia="Times New Roman" w:hAnsi="Cambria" w:cs="Times New Roman"/>
          <w:sz w:val="24"/>
          <w:szCs w:val="24"/>
          <w:lang w:eastAsia="en-IN"/>
        </w:rPr>
        <w:t>:</w:t>
      </w:r>
    </w:p>
    <w:p w14:paraId="05A18AB4" w14:textId="289F2699" w:rsidR="00FF5544" w:rsidRDefault="00000000" w:rsidP="005349A8">
      <w:pPr>
        <w:spacing w:before="100" w:beforeAutospacing="1" w:after="100" w:afterAutospacing="1" w:line="240" w:lineRule="auto"/>
        <w:rPr>
          <w:rStyle w:val="Hyperlink"/>
          <w:rFonts w:ascii="Cambria" w:eastAsia="Times New Roman" w:hAnsi="Cambria" w:cs="Times New Roman"/>
          <w:sz w:val="24"/>
          <w:szCs w:val="24"/>
          <w:lang w:eastAsia="en-IN"/>
        </w:rPr>
      </w:pPr>
      <w:hyperlink r:id="rId8" w:anchor="red-hat-centos" w:history="1">
        <w:r w:rsidR="00FF5544" w:rsidRPr="008C3DAD">
          <w:rPr>
            <w:rStyle w:val="Hyperlink"/>
            <w:rFonts w:ascii="Cambria" w:eastAsia="Times New Roman" w:hAnsi="Cambria" w:cs="Times New Roman"/>
            <w:sz w:val="24"/>
            <w:szCs w:val="24"/>
            <w:lang w:eastAsia="en-IN"/>
          </w:rPr>
          <w:t>https://www.jenkins.io/doc/book/installing/linux/#red-hat-centos</w:t>
        </w:r>
      </w:hyperlink>
    </w:p>
    <w:p w14:paraId="091114CB" w14:textId="21E8DBD2" w:rsidR="00FF5544" w:rsidRPr="008C3DAD" w:rsidRDefault="00FF5544" w:rsidP="005349A8">
      <w:p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  <w:lang w:eastAsia="en-IN"/>
        </w:rPr>
      </w:pPr>
      <w:r w:rsidRPr="008C3DAD">
        <w:rPr>
          <w:rFonts w:ascii="Cambria" w:eastAsia="Times New Roman" w:hAnsi="Cambria" w:cs="Times New Roman"/>
          <w:sz w:val="24"/>
          <w:szCs w:val="24"/>
          <w:lang w:eastAsia="en-IN"/>
        </w:rPr>
        <w:t>Steps to create RedHat Instance in AWS:</w:t>
      </w:r>
    </w:p>
    <w:p w14:paraId="3E4EA62A" w14:textId="7383CFEF" w:rsidR="00FF5544" w:rsidRPr="008C3DAD" w:rsidRDefault="00FF5544" w:rsidP="00FF554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  <w:lang w:eastAsia="en-IN"/>
        </w:rPr>
      </w:pPr>
      <w:r w:rsidRPr="008C3DAD">
        <w:rPr>
          <w:rFonts w:ascii="Cambria" w:eastAsia="Times New Roman" w:hAnsi="Cambria" w:cs="Times New Roman"/>
          <w:sz w:val="24"/>
          <w:szCs w:val="24"/>
          <w:lang w:eastAsia="en-IN"/>
        </w:rPr>
        <w:t xml:space="preserve">Go to EC2 service in AWS account  </w:t>
      </w:r>
      <w:r w:rsidRPr="008C3DAD">
        <w:rPr>
          <w:rFonts w:ascii="Cambria" w:eastAsia="Times New Roman" w:hAnsi="Cambria" w:cs="Times New Roman"/>
          <w:sz w:val="24"/>
          <w:szCs w:val="24"/>
          <w:lang w:eastAsia="en-IN"/>
        </w:rPr>
        <w:sym w:font="Wingdings" w:char="F0E0"/>
      </w:r>
      <w:r w:rsidRPr="008C3DAD">
        <w:rPr>
          <w:rFonts w:ascii="Cambria" w:eastAsia="Times New Roman" w:hAnsi="Cambria" w:cs="Times New Roman"/>
          <w:sz w:val="24"/>
          <w:szCs w:val="24"/>
          <w:lang w:eastAsia="en-IN"/>
        </w:rPr>
        <w:t>Click on Instances</w:t>
      </w:r>
    </w:p>
    <w:p w14:paraId="20EA719F" w14:textId="6457BE2B" w:rsidR="00FF5544" w:rsidRPr="008C3DAD" w:rsidRDefault="00FF5544" w:rsidP="00FF554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  <w:lang w:eastAsia="en-IN"/>
        </w:rPr>
      </w:pPr>
      <w:r w:rsidRPr="008C3DAD">
        <w:rPr>
          <w:rFonts w:ascii="Cambria" w:eastAsia="Times New Roman" w:hAnsi="Cambria" w:cs="Times New Roman"/>
          <w:sz w:val="24"/>
          <w:szCs w:val="24"/>
          <w:lang w:eastAsia="en-IN"/>
        </w:rPr>
        <w:t>Click on Launch instance</w:t>
      </w:r>
    </w:p>
    <w:p w14:paraId="40F26CC1" w14:textId="4501720C" w:rsidR="00FF5544" w:rsidRPr="008C3DAD" w:rsidRDefault="00FF5544" w:rsidP="00FF554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  <w:lang w:eastAsia="en-IN"/>
        </w:rPr>
      </w:pPr>
      <w:r w:rsidRPr="008C3DAD">
        <w:rPr>
          <w:rFonts w:ascii="Cambria" w:eastAsia="Times New Roman" w:hAnsi="Cambria" w:cs="Times New Roman"/>
          <w:sz w:val="24"/>
          <w:szCs w:val="24"/>
          <w:lang w:eastAsia="en-IN"/>
        </w:rPr>
        <w:t>Fill/Select instance details as follows</w:t>
      </w:r>
    </w:p>
    <w:p w14:paraId="0107F2D3" w14:textId="7B8B44E5" w:rsidR="00FF5544" w:rsidRPr="008C3DAD" w:rsidRDefault="00FF5544" w:rsidP="00FF5544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  <w:lang w:eastAsia="en-IN"/>
        </w:rPr>
      </w:pPr>
      <w:r w:rsidRPr="008C3DAD">
        <w:rPr>
          <w:rFonts w:ascii="Cambria" w:eastAsia="Times New Roman" w:hAnsi="Cambria" w:cs="Times New Roman"/>
          <w:sz w:val="24"/>
          <w:szCs w:val="24"/>
          <w:lang w:eastAsia="en-IN"/>
        </w:rPr>
        <w:t>Enter name as “Jenkin_Server”</w:t>
      </w:r>
    </w:p>
    <w:p w14:paraId="57B2A8A8" w14:textId="12FEB2EE" w:rsidR="00FF5544" w:rsidRPr="008C3DAD" w:rsidRDefault="00FF5544" w:rsidP="00FF5544">
      <w:pPr>
        <w:pStyle w:val="ListParagraph"/>
        <w:spacing w:before="100" w:beforeAutospacing="1" w:after="100" w:afterAutospacing="1" w:line="240" w:lineRule="auto"/>
        <w:ind w:left="851"/>
        <w:rPr>
          <w:rFonts w:ascii="Cambria" w:eastAsia="Times New Roman" w:hAnsi="Cambria" w:cs="Times New Roman"/>
          <w:sz w:val="24"/>
          <w:szCs w:val="24"/>
          <w:lang w:eastAsia="en-IN"/>
        </w:rPr>
      </w:pPr>
      <w:r w:rsidRPr="008C3DAD">
        <w:rPr>
          <w:rFonts w:ascii="Cambria" w:eastAsia="Times New Roman" w:hAnsi="Cambria" w:cs="Times New Roman"/>
          <w:noProof/>
          <w:sz w:val="24"/>
          <w:szCs w:val="24"/>
          <w:lang w:eastAsia="en-IN"/>
        </w:rPr>
        <w:drawing>
          <wp:inline distT="0" distB="0" distL="0" distR="0" wp14:anchorId="502321C9" wp14:editId="6DD25CF9">
            <wp:extent cx="5594350" cy="2163736"/>
            <wp:effectExtent l="0" t="0" r="6350" b="8255"/>
            <wp:docPr id="379310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1058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8662" cy="217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864F" w14:textId="60BDACCE" w:rsidR="00FF5544" w:rsidRPr="008C3DAD" w:rsidRDefault="00FF5544" w:rsidP="00FF5544">
      <w:pPr>
        <w:pStyle w:val="ListParagraph"/>
        <w:spacing w:before="100" w:beforeAutospacing="1" w:after="100" w:afterAutospacing="1" w:line="240" w:lineRule="auto"/>
        <w:ind w:left="284"/>
        <w:rPr>
          <w:rFonts w:ascii="Cambria" w:eastAsia="Times New Roman" w:hAnsi="Cambria" w:cs="Times New Roman"/>
          <w:sz w:val="24"/>
          <w:szCs w:val="24"/>
          <w:lang w:eastAsia="en-IN"/>
        </w:rPr>
      </w:pPr>
    </w:p>
    <w:p w14:paraId="4B63F0E1" w14:textId="2C78F948" w:rsidR="00FF5544" w:rsidRPr="008C3DAD" w:rsidRDefault="00FF5544" w:rsidP="00FF5544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  <w:lang w:eastAsia="en-IN"/>
        </w:rPr>
      </w:pPr>
      <w:r w:rsidRPr="008C3DAD">
        <w:rPr>
          <w:rFonts w:ascii="Cambria" w:eastAsia="Times New Roman" w:hAnsi="Cambria" w:cs="Times New Roman"/>
          <w:sz w:val="24"/>
          <w:szCs w:val="24"/>
          <w:lang w:eastAsia="en-IN"/>
        </w:rPr>
        <w:t>Select RedHat from available OS images</w:t>
      </w:r>
    </w:p>
    <w:p w14:paraId="12FDA1FE" w14:textId="33CF0E96" w:rsidR="00FF5544" w:rsidRPr="008C3DAD" w:rsidRDefault="00AB346C" w:rsidP="00FF5544">
      <w:pPr>
        <w:pStyle w:val="ListParagraph"/>
        <w:spacing w:before="100" w:beforeAutospacing="1" w:after="100" w:afterAutospacing="1" w:line="240" w:lineRule="auto"/>
        <w:ind w:left="851"/>
        <w:rPr>
          <w:rFonts w:ascii="Cambria" w:eastAsia="Times New Roman" w:hAnsi="Cambria" w:cs="Times New Roman"/>
          <w:sz w:val="24"/>
          <w:szCs w:val="24"/>
          <w:lang w:eastAsia="en-IN"/>
        </w:rPr>
      </w:pPr>
      <w:r w:rsidRPr="008C3DAD">
        <w:rPr>
          <w:rFonts w:ascii="Cambria" w:eastAsia="Times New Roman" w:hAnsi="Cambria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96F5906" wp14:editId="12177250">
                <wp:simplePos x="0" y="0"/>
                <wp:positionH relativeFrom="column">
                  <wp:posOffset>3581620</wp:posOffset>
                </wp:positionH>
                <wp:positionV relativeFrom="paragraph">
                  <wp:posOffset>1924130</wp:posOffset>
                </wp:positionV>
                <wp:extent cx="1067760" cy="1513800"/>
                <wp:effectExtent l="38100" t="38100" r="56515" b="48895"/>
                <wp:wrapNone/>
                <wp:docPr id="779565374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67760" cy="151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EF774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281.3pt;margin-top:150.8pt;width:85.5pt;height:120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">
                <v:imagedata r:id="rId11" o:title=""/>
              </v:shape>
            </w:pict>
          </mc:Fallback>
        </mc:AlternateContent>
      </w:r>
      <w:r w:rsidR="003B5793" w:rsidRPr="008C3DAD">
        <w:rPr>
          <w:rFonts w:ascii="Cambria" w:eastAsia="Times New Roman" w:hAnsi="Cambria" w:cs="Times New Roman"/>
          <w:noProof/>
          <w:sz w:val="24"/>
          <w:szCs w:val="24"/>
          <w:lang w:eastAsia="en-IN"/>
        </w:rPr>
        <w:drawing>
          <wp:inline distT="0" distB="0" distL="0" distR="0" wp14:anchorId="42E7BC28" wp14:editId="270CA084">
            <wp:extent cx="5731510" cy="3383280"/>
            <wp:effectExtent l="0" t="0" r="2540" b="7620"/>
            <wp:docPr id="435092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9203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3D49" w14:textId="2289B1C9" w:rsidR="00FF5544" w:rsidRPr="008C3DAD" w:rsidRDefault="00FF5544" w:rsidP="00FF5544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  <w:lang w:eastAsia="en-IN"/>
        </w:rPr>
      </w:pPr>
      <w:r w:rsidRPr="008C3DAD">
        <w:rPr>
          <w:rFonts w:ascii="Cambria" w:eastAsia="Times New Roman" w:hAnsi="Cambria" w:cs="Times New Roman"/>
          <w:sz w:val="24"/>
          <w:szCs w:val="24"/>
          <w:lang w:eastAsia="en-IN"/>
        </w:rPr>
        <w:t xml:space="preserve">Select keyvalue pair </w:t>
      </w:r>
      <w:r w:rsidR="003B5793" w:rsidRPr="008C3DAD">
        <w:rPr>
          <w:rFonts w:ascii="Cambria" w:eastAsia="Times New Roman" w:hAnsi="Cambria" w:cs="Times New Roman"/>
          <w:sz w:val="24"/>
          <w:szCs w:val="24"/>
          <w:lang w:eastAsia="en-IN"/>
        </w:rPr>
        <w:t>-&gt; click on create new key pair</w:t>
      </w:r>
    </w:p>
    <w:p w14:paraId="7F3A5CE1" w14:textId="7FDE21E9" w:rsidR="003B5793" w:rsidRPr="008C3DAD" w:rsidRDefault="003B5793" w:rsidP="003B5793">
      <w:pPr>
        <w:pStyle w:val="ListParagraph"/>
        <w:spacing w:before="100" w:beforeAutospacing="1" w:after="100" w:afterAutospacing="1" w:line="240" w:lineRule="auto"/>
        <w:ind w:left="1440"/>
        <w:rPr>
          <w:rFonts w:ascii="Cambria" w:eastAsia="Times New Roman" w:hAnsi="Cambria" w:cs="Times New Roman"/>
          <w:sz w:val="24"/>
          <w:szCs w:val="24"/>
          <w:lang w:eastAsia="en-IN"/>
        </w:rPr>
      </w:pPr>
      <w:r w:rsidRPr="008C3DAD">
        <w:rPr>
          <w:rFonts w:ascii="Cambria" w:eastAsia="Times New Roman" w:hAnsi="Cambria" w:cs="Times New Roman"/>
          <w:noProof/>
          <w:sz w:val="24"/>
          <w:szCs w:val="24"/>
          <w:lang w:eastAsia="en-IN"/>
        </w:rPr>
        <w:drawing>
          <wp:inline distT="0" distB="0" distL="0" distR="0" wp14:anchorId="07C7E275" wp14:editId="4E80A37E">
            <wp:extent cx="5731510" cy="1804670"/>
            <wp:effectExtent l="0" t="0" r="2540" b="5080"/>
            <wp:docPr id="1035089342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89342" name="Picture 1" descr="A screenshot of a cha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A8C5" w14:textId="5E578410" w:rsidR="003B5793" w:rsidRPr="008C3DAD" w:rsidRDefault="003B5793" w:rsidP="00FF5544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  <w:lang w:eastAsia="en-IN"/>
        </w:rPr>
      </w:pPr>
      <w:r w:rsidRPr="008C3DAD">
        <w:rPr>
          <w:rFonts w:ascii="Cambria" w:eastAsia="Times New Roman" w:hAnsi="Cambria" w:cs="Times New Roman"/>
          <w:sz w:val="24"/>
          <w:szCs w:val="24"/>
          <w:lang w:eastAsia="en-IN"/>
        </w:rPr>
        <w:t xml:space="preserve">The following window will be generated. Enter any name like “jenkinkey” in text box and click create new key pair of type RSA in </w:t>
      </w:r>
      <w:r w:rsidRPr="008C3DAD">
        <w:rPr>
          <w:rFonts w:ascii="Cambria" w:eastAsia="Times New Roman" w:hAnsi="Cambria" w:cs="Times New Roman"/>
          <w:b/>
          <w:bCs/>
          <w:sz w:val="24"/>
          <w:szCs w:val="24"/>
          <w:lang w:eastAsia="en-IN"/>
        </w:rPr>
        <w:t>.pem</w:t>
      </w:r>
      <w:r w:rsidRPr="008C3DAD">
        <w:rPr>
          <w:rFonts w:ascii="Cambria" w:eastAsia="Times New Roman" w:hAnsi="Cambria" w:cs="Times New Roman"/>
          <w:sz w:val="24"/>
          <w:szCs w:val="24"/>
          <w:lang w:eastAsia="en-IN"/>
        </w:rPr>
        <w:t xml:space="preserve"> file format.</w:t>
      </w:r>
    </w:p>
    <w:p w14:paraId="02DBC05E" w14:textId="23231326" w:rsidR="003B5793" w:rsidRPr="008C3DAD" w:rsidRDefault="003B5793" w:rsidP="003B5793">
      <w:pPr>
        <w:pStyle w:val="ListParagraph"/>
        <w:spacing w:before="100" w:beforeAutospacing="1" w:after="100" w:afterAutospacing="1" w:line="240" w:lineRule="auto"/>
        <w:ind w:left="1440"/>
        <w:rPr>
          <w:rFonts w:ascii="Cambria" w:eastAsia="Times New Roman" w:hAnsi="Cambria" w:cs="Times New Roman"/>
          <w:sz w:val="24"/>
          <w:szCs w:val="24"/>
          <w:lang w:eastAsia="en-IN"/>
        </w:rPr>
      </w:pPr>
      <w:r w:rsidRPr="008C3DAD">
        <w:rPr>
          <w:rFonts w:ascii="Cambria" w:eastAsia="Times New Roman" w:hAnsi="Cambria" w:cs="Times New Roman"/>
          <w:noProof/>
          <w:sz w:val="24"/>
          <w:szCs w:val="24"/>
          <w:lang w:eastAsia="en-IN"/>
        </w:rPr>
        <w:drawing>
          <wp:inline distT="0" distB="0" distL="0" distR="0" wp14:anchorId="13A24FA8" wp14:editId="0BCB6916">
            <wp:extent cx="5731510" cy="4420870"/>
            <wp:effectExtent l="0" t="0" r="2540" b="0"/>
            <wp:docPr id="481866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6633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8B94" w14:textId="77777777" w:rsidR="003B5793" w:rsidRPr="008C3DAD" w:rsidRDefault="003B5793" w:rsidP="003B5793">
      <w:pPr>
        <w:pStyle w:val="ListParagraph"/>
        <w:spacing w:before="100" w:beforeAutospacing="1" w:after="100" w:afterAutospacing="1" w:line="240" w:lineRule="auto"/>
        <w:ind w:left="1440"/>
        <w:rPr>
          <w:rFonts w:ascii="Cambria" w:eastAsia="Times New Roman" w:hAnsi="Cambria" w:cs="Times New Roman"/>
          <w:sz w:val="24"/>
          <w:szCs w:val="24"/>
          <w:lang w:eastAsia="en-IN"/>
        </w:rPr>
      </w:pPr>
    </w:p>
    <w:p w14:paraId="5D605C8E" w14:textId="10059208" w:rsidR="003B5793" w:rsidRPr="008C3DAD" w:rsidRDefault="003B5793" w:rsidP="003B5793">
      <w:pPr>
        <w:pStyle w:val="ListParagraph"/>
        <w:spacing w:before="100" w:beforeAutospacing="1" w:after="100" w:afterAutospacing="1" w:line="240" w:lineRule="auto"/>
        <w:ind w:left="1440"/>
        <w:rPr>
          <w:rFonts w:ascii="Cambria" w:eastAsia="Times New Roman" w:hAnsi="Cambria" w:cs="Times New Roman"/>
          <w:sz w:val="24"/>
          <w:szCs w:val="24"/>
          <w:lang w:eastAsia="en-IN"/>
        </w:rPr>
      </w:pPr>
      <w:r w:rsidRPr="008C3DAD">
        <w:rPr>
          <w:rFonts w:ascii="Cambria" w:eastAsia="Times New Roman" w:hAnsi="Cambria" w:cs="Times New Roman"/>
          <w:sz w:val="24"/>
          <w:szCs w:val="24"/>
          <w:lang w:eastAsia="en-IN"/>
        </w:rPr>
        <w:t>A file will be downloaded as below.</w:t>
      </w:r>
    </w:p>
    <w:p w14:paraId="4B9BEB53" w14:textId="439FFDF7" w:rsidR="003B5793" w:rsidRPr="008C3DAD" w:rsidRDefault="003B5793" w:rsidP="003B5793">
      <w:pPr>
        <w:pStyle w:val="ListParagraph"/>
        <w:spacing w:before="100" w:beforeAutospacing="1" w:after="100" w:afterAutospacing="1" w:line="240" w:lineRule="auto"/>
        <w:ind w:left="1440"/>
        <w:rPr>
          <w:rFonts w:ascii="Cambria" w:eastAsia="Times New Roman" w:hAnsi="Cambria" w:cs="Times New Roman"/>
          <w:sz w:val="24"/>
          <w:szCs w:val="24"/>
          <w:lang w:eastAsia="en-IN"/>
        </w:rPr>
      </w:pPr>
      <w:r w:rsidRPr="008C3DAD">
        <w:rPr>
          <w:rFonts w:ascii="Cambria" w:hAnsi="Cambria"/>
        </w:rPr>
        <w:object w:dxaOrig="1508" w:dyaOrig="984" w14:anchorId="566D8B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4pt;height:49.2pt" o:ole="">
            <v:imagedata r:id="rId15" o:title=""/>
          </v:shape>
          <o:OLEObject Type="Embed" ProgID="Package" ShapeID="_x0000_i1025" DrawAspect="Icon" ObjectID="_1764163919" r:id="rId16"/>
        </w:object>
      </w:r>
    </w:p>
    <w:p w14:paraId="4206C8C5" w14:textId="77777777" w:rsidR="003B5793" w:rsidRPr="008C3DAD" w:rsidRDefault="003B5793" w:rsidP="003B5793">
      <w:pPr>
        <w:pStyle w:val="ListParagraph"/>
        <w:spacing w:before="100" w:beforeAutospacing="1" w:after="100" w:afterAutospacing="1" w:line="240" w:lineRule="auto"/>
        <w:ind w:left="1440"/>
        <w:rPr>
          <w:rFonts w:ascii="Cambria" w:eastAsia="Times New Roman" w:hAnsi="Cambria" w:cs="Times New Roman"/>
          <w:sz w:val="24"/>
          <w:szCs w:val="24"/>
          <w:lang w:eastAsia="en-IN"/>
        </w:rPr>
      </w:pPr>
    </w:p>
    <w:p w14:paraId="296636F3" w14:textId="77777777" w:rsidR="004E5646" w:rsidRPr="008C3DAD" w:rsidRDefault="004E5646" w:rsidP="00FF5544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  <w:lang w:eastAsia="en-IN"/>
        </w:rPr>
      </w:pPr>
      <w:r w:rsidRPr="008C3DAD">
        <w:rPr>
          <w:rFonts w:ascii="Cambria" w:eastAsia="Times New Roman" w:hAnsi="Cambria" w:cs="Times New Roman"/>
          <w:sz w:val="24"/>
          <w:szCs w:val="24"/>
          <w:lang w:eastAsia="en-IN"/>
        </w:rPr>
        <w:t xml:space="preserve">Once instance comes to the running status. </w:t>
      </w:r>
    </w:p>
    <w:p w14:paraId="0F14110B" w14:textId="39DD0CA5" w:rsidR="004E5646" w:rsidRPr="008C3DAD" w:rsidRDefault="004E5646" w:rsidP="004E5646">
      <w:pPr>
        <w:pStyle w:val="ListParagraph"/>
        <w:numPr>
          <w:ilvl w:val="2"/>
          <w:numId w:val="1"/>
        </w:num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  <w:lang w:eastAsia="en-IN"/>
        </w:rPr>
      </w:pPr>
      <w:r w:rsidRPr="008C3DAD">
        <w:rPr>
          <w:rFonts w:ascii="Cambria" w:eastAsia="Times New Roman" w:hAnsi="Cambria" w:cs="Times New Roman"/>
          <w:sz w:val="24"/>
          <w:szCs w:val="24"/>
          <w:lang w:eastAsia="en-IN"/>
        </w:rPr>
        <w:t>Click on instance id</w:t>
      </w:r>
      <w:r w:rsidR="00D75946" w:rsidRPr="008C3DAD">
        <w:rPr>
          <w:rFonts w:ascii="Cambria" w:eastAsia="Times New Roman" w:hAnsi="Cambria" w:cs="Times New Roman"/>
          <w:sz w:val="24"/>
          <w:szCs w:val="24"/>
          <w:lang w:eastAsia="en-IN"/>
        </w:rPr>
        <w:t xml:space="preserve"> and then security</w:t>
      </w:r>
    </w:p>
    <w:p w14:paraId="2B39A16E" w14:textId="6EA003FB" w:rsidR="00AB346C" w:rsidRPr="008C3DAD" w:rsidRDefault="00AB346C" w:rsidP="00AB346C">
      <w:pPr>
        <w:pStyle w:val="ListParagraph"/>
        <w:spacing w:before="100" w:beforeAutospacing="1" w:after="100" w:afterAutospacing="1" w:line="240" w:lineRule="auto"/>
        <w:ind w:left="1134"/>
        <w:rPr>
          <w:rFonts w:ascii="Cambria" w:eastAsia="Times New Roman" w:hAnsi="Cambria" w:cs="Times New Roman"/>
          <w:sz w:val="24"/>
          <w:szCs w:val="24"/>
          <w:lang w:eastAsia="en-IN"/>
        </w:rPr>
      </w:pPr>
      <w:r w:rsidRPr="008C3DAD">
        <w:rPr>
          <w:rFonts w:ascii="Cambria" w:eastAsia="Times New Roman" w:hAnsi="Cambria" w:cs="Times New Roman"/>
          <w:noProof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BC59B10" wp14:editId="67738986">
                <wp:simplePos x="0" y="0"/>
                <wp:positionH relativeFrom="column">
                  <wp:posOffset>1612420</wp:posOffset>
                </wp:positionH>
                <wp:positionV relativeFrom="paragraph">
                  <wp:posOffset>2113130</wp:posOffset>
                </wp:positionV>
                <wp:extent cx="649440" cy="529560"/>
                <wp:effectExtent l="57150" t="38100" r="36830" b="42545"/>
                <wp:wrapNone/>
                <wp:docPr id="1080415125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49440" cy="52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A3B61" id="Ink 1" o:spid="_x0000_s1026" type="#_x0000_t75" style="position:absolute;margin-left:126.25pt;margin-top:165.7pt;width:52.6pt;height:43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">
                <v:imagedata r:id="rId18" o:title=""/>
              </v:shape>
            </w:pict>
          </mc:Fallback>
        </mc:AlternateContent>
      </w:r>
      <w:r w:rsidRPr="008C3DAD">
        <w:rPr>
          <w:rFonts w:ascii="Cambria" w:eastAsia="Times New Roman" w:hAnsi="Cambria" w:cs="Times New Roman"/>
          <w:noProof/>
          <w:sz w:val="24"/>
          <w:szCs w:val="24"/>
          <w:lang w:eastAsia="en-IN"/>
        </w:rPr>
        <w:drawing>
          <wp:inline distT="0" distB="0" distL="0" distR="0" wp14:anchorId="49E5ABD5" wp14:editId="566FC580">
            <wp:extent cx="5731510" cy="3223895"/>
            <wp:effectExtent l="0" t="0" r="2540" b="0"/>
            <wp:docPr id="41169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94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9E84" w14:textId="77777777" w:rsidR="004E5646" w:rsidRPr="008C3DAD" w:rsidRDefault="004E5646" w:rsidP="00D75946">
      <w:pPr>
        <w:spacing w:before="100" w:beforeAutospacing="1" w:after="100" w:afterAutospacing="1" w:line="240" w:lineRule="auto"/>
        <w:ind w:left="1980"/>
        <w:rPr>
          <w:rFonts w:ascii="Cambria" w:eastAsia="Times New Roman" w:hAnsi="Cambria" w:cs="Times New Roman"/>
          <w:sz w:val="24"/>
          <w:szCs w:val="24"/>
          <w:lang w:eastAsia="en-IN"/>
        </w:rPr>
      </w:pPr>
    </w:p>
    <w:p w14:paraId="6A0B9615" w14:textId="34704DC6" w:rsidR="003B5793" w:rsidRPr="008C3DAD" w:rsidRDefault="004E5646" w:rsidP="00FF5544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  <w:lang w:eastAsia="en-IN"/>
        </w:rPr>
      </w:pPr>
      <w:r w:rsidRPr="008C3DAD">
        <w:rPr>
          <w:rFonts w:ascii="Cambria" w:eastAsia="Times New Roman" w:hAnsi="Cambria" w:cs="Times New Roman"/>
          <w:sz w:val="24"/>
          <w:szCs w:val="24"/>
          <w:lang w:eastAsia="en-IN"/>
        </w:rPr>
        <w:t>Set inbound rules under security.</w:t>
      </w:r>
      <w:r w:rsidR="00D75946" w:rsidRPr="008C3DAD">
        <w:rPr>
          <w:rFonts w:ascii="Cambria" w:eastAsia="Times New Roman" w:hAnsi="Cambria" w:cs="Times New Roman"/>
          <w:sz w:val="24"/>
          <w:szCs w:val="24"/>
          <w:lang w:eastAsia="en-IN"/>
        </w:rPr>
        <w:t xml:space="preserve"> Add custom TCp with Port no 8080</w:t>
      </w:r>
    </w:p>
    <w:p w14:paraId="3709F9D4" w14:textId="4C00107F" w:rsidR="004E5646" w:rsidRPr="008C3DAD" w:rsidRDefault="00AB346C" w:rsidP="008C3DAD">
      <w:pPr>
        <w:pStyle w:val="ListParagraph"/>
        <w:spacing w:before="100" w:beforeAutospacing="1" w:after="100" w:afterAutospacing="1" w:line="240" w:lineRule="auto"/>
        <w:ind w:left="1440"/>
        <w:rPr>
          <w:rFonts w:ascii="Cambria" w:eastAsia="Times New Roman" w:hAnsi="Cambria" w:cs="Times New Roman"/>
          <w:sz w:val="24"/>
          <w:szCs w:val="24"/>
          <w:lang w:eastAsia="en-IN"/>
        </w:rPr>
      </w:pPr>
      <w:r w:rsidRPr="008C3DAD">
        <w:rPr>
          <w:rFonts w:ascii="Cambria" w:hAnsi="Cambria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985B7E5" wp14:editId="14C5D5DD">
                <wp:simplePos x="0" y="0"/>
                <wp:positionH relativeFrom="column">
                  <wp:posOffset>1052620</wp:posOffset>
                </wp:positionH>
                <wp:positionV relativeFrom="paragraph">
                  <wp:posOffset>1983865</wp:posOffset>
                </wp:positionV>
                <wp:extent cx="5365440" cy="630720"/>
                <wp:effectExtent l="38100" t="38100" r="45085" b="55245"/>
                <wp:wrapNone/>
                <wp:docPr id="189001619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365440" cy="63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1F42E" id="Ink 3" o:spid="_x0000_s1026" type="#_x0000_t75" style="position:absolute;margin-left:82.2pt;margin-top:155.5pt;width:423.9pt;height:5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">
                <v:imagedata r:id="rId21" o:title=""/>
              </v:shape>
            </w:pict>
          </mc:Fallback>
        </mc:AlternateContent>
      </w:r>
      <w:r w:rsidR="004E5646" w:rsidRPr="008C3DAD">
        <w:rPr>
          <w:rFonts w:ascii="Cambria" w:hAnsi="Cambria"/>
          <w:noProof/>
        </w:rPr>
        <w:drawing>
          <wp:inline distT="0" distB="0" distL="0" distR="0" wp14:anchorId="423AB7FC" wp14:editId="54480BC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44E6C" w14:textId="77777777" w:rsidR="003B5793" w:rsidRPr="008C3DAD" w:rsidRDefault="003B5793" w:rsidP="003B5793">
      <w:pPr>
        <w:pStyle w:val="ListParagraph"/>
        <w:spacing w:before="100" w:beforeAutospacing="1" w:after="100" w:afterAutospacing="1" w:line="240" w:lineRule="auto"/>
        <w:ind w:left="1440"/>
        <w:rPr>
          <w:rFonts w:ascii="Cambria" w:eastAsia="Times New Roman" w:hAnsi="Cambria" w:cs="Times New Roman"/>
          <w:sz w:val="24"/>
          <w:szCs w:val="24"/>
          <w:lang w:eastAsia="en-IN"/>
        </w:rPr>
      </w:pPr>
    </w:p>
    <w:p w14:paraId="219ECE61" w14:textId="55335047" w:rsidR="00FF5544" w:rsidRDefault="008C3DAD" w:rsidP="00FF554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  <w:lang w:eastAsia="en-IN"/>
        </w:rPr>
      </w:pPr>
      <w:r w:rsidRPr="008C3DAD">
        <w:rPr>
          <w:rFonts w:ascii="Cambria" w:eastAsia="Times New Roman" w:hAnsi="Cambria" w:cs="Times New Roman"/>
          <w:sz w:val="24"/>
          <w:szCs w:val="24"/>
          <w:lang w:eastAsia="en-IN"/>
        </w:rPr>
        <w:t>Connect EC2 from Powershell</w:t>
      </w:r>
    </w:p>
    <w:p w14:paraId="2F6B0523" w14:textId="207D9213" w:rsidR="008C3DAD" w:rsidRDefault="008C3DAD" w:rsidP="008C3DAD">
      <w:pPr>
        <w:pStyle w:val="ListParagraph"/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  <w:lang w:eastAsia="en-IN"/>
        </w:rPr>
      </w:pPr>
      <w:r>
        <w:rPr>
          <w:rFonts w:ascii="Cambria" w:eastAsia="Times New Roman" w:hAnsi="Cambria" w:cs="Times New Roman"/>
          <w:sz w:val="24"/>
          <w:szCs w:val="24"/>
          <w:lang w:eastAsia="en-IN"/>
        </w:rPr>
        <w:t>Click on connect instance</w:t>
      </w:r>
    </w:p>
    <w:p w14:paraId="5DEFBDD7" w14:textId="1B5CD5AF" w:rsidR="008C3DAD" w:rsidRPr="008C3DAD" w:rsidRDefault="000E0F96" w:rsidP="008C3DAD">
      <w:pPr>
        <w:pStyle w:val="ListParagraph"/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  <w:lang w:eastAsia="en-IN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37E6D85" wp14:editId="7BDA9949">
                <wp:simplePos x="0" y="0"/>
                <wp:positionH relativeFrom="column">
                  <wp:posOffset>734740</wp:posOffset>
                </wp:positionH>
                <wp:positionV relativeFrom="paragraph">
                  <wp:posOffset>1510240</wp:posOffset>
                </wp:positionV>
                <wp:extent cx="2496600" cy="433080"/>
                <wp:effectExtent l="38100" t="57150" r="18415" b="43180"/>
                <wp:wrapNone/>
                <wp:docPr id="134639095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496600" cy="43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2AE89" id="Ink 4" o:spid="_x0000_s1026" type="#_x0000_t75" style="position:absolute;margin-left:57.15pt;margin-top:118.2pt;width:198pt;height:35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">
                <v:imagedata r:id="rId24" o:title=""/>
              </v:shape>
            </w:pict>
          </mc:Fallback>
        </mc:AlternateContent>
      </w:r>
      <w:r w:rsidR="008C3DAD" w:rsidRPr="00BF1F63">
        <w:rPr>
          <w:noProof/>
          <w:lang w:val="en-US"/>
        </w:rPr>
        <w:drawing>
          <wp:inline distT="0" distB="0" distL="0" distR="0" wp14:anchorId="2CD16810" wp14:editId="3E396330">
            <wp:extent cx="5731510" cy="26327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DB55" w14:textId="03FACD24" w:rsidR="00507904" w:rsidRDefault="00507904" w:rsidP="00FF5544">
      <w:p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  <w:lang w:eastAsia="en-IN"/>
        </w:rPr>
      </w:pPr>
      <w:r>
        <w:rPr>
          <w:rFonts w:ascii="Cambria" w:eastAsia="Times New Roman" w:hAnsi="Cambria" w:cs="Times New Roman"/>
          <w:sz w:val="24"/>
          <w:szCs w:val="24"/>
          <w:lang w:eastAsia="en-IN"/>
        </w:rPr>
        <w:t xml:space="preserve">Open powershell </w:t>
      </w:r>
    </w:p>
    <w:p w14:paraId="16B5213E" w14:textId="20A0E715" w:rsidR="00FF5544" w:rsidRDefault="000E0F96" w:rsidP="00FF5544">
      <w:p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  <w:lang w:eastAsia="en-IN"/>
        </w:rPr>
      </w:pPr>
      <w:r>
        <w:rPr>
          <w:rFonts w:ascii="Cambria" w:eastAsia="Times New Roman" w:hAnsi="Cambria" w:cs="Times New Roman"/>
          <w:sz w:val="24"/>
          <w:szCs w:val="24"/>
          <w:lang w:eastAsia="en-IN"/>
        </w:rPr>
        <w:t xml:space="preserve">Copy the highlighted command and update </w:t>
      </w:r>
      <w:r w:rsidRPr="00507904">
        <w:rPr>
          <w:rFonts w:ascii="Cambria" w:eastAsia="Times New Roman" w:hAnsi="Cambria" w:cs="Times New Roman"/>
          <w:b/>
          <w:bCs/>
          <w:sz w:val="24"/>
          <w:szCs w:val="24"/>
          <w:lang w:eastAsia="en-IN"/>
        </w:rPr>
        <w:t>.pem</w:t>
      </w:r>
      <w:r>
        <w:rPr>
          <w:rFonts w:ascii="Cambria" w:eastAsia="Times New Roman" w:hAnsi="Cambria" w:cs="Times New Roman"/>
          <w:sz w:val="24"/>
          <w:szCs w:val="24"/>
          <w:lang w:eastAsia="en-IN"/>
        </w:rPr>
        <w:t xml:space="preserve"> key file name with your downloaded file path</w:t>
      </w:r>
      <w:r w:rsidR="00507904">
        <w:rPr>
          <w:rFonts w:ascii="Cambria" w:eastAsia="Times New Roman" w:hAnsi="Cambria" w:cs="Times New Roman"/>
          <w:sz w:val="24"/>
          <w:szCs w:val="24"/>
          <w:lang w:eastAsia="en-IN"/>
        </w:rPr>
        <w:t xml:space="preserve"> as follows</w:t>
      </w:r>
    </w:p>
    <w:p w14:paraId="13D9DA48" w14:textId="4522770D" w:rsidR="000E0F96" w:rsidRDefault="000E0F96" w:rsidP="00FF5544">
      <w:pPr>
        <w:spacing w:before="100" w:beforeAutospacing="1" w:after="100" w:afterAutospacing="1" w:line="240" w:lineRule="auto"/>
        <w:rPr>
          <w:rFonts w:ascii="Cambria" w:eastAsia="Times New Roman" w:hAnsi="Cambria" w:cs="Times New Roman"/>
          <w:b/>
          <w:bCs/>
          <w:sz w:val="24"/>
          <w:szCs w:val="24"/>
          <w:lang w:eastAsia="en-IN"/>
        </w:rPr>
      </w:pPr>
      <w:r w:rsidRPr="000E0F96">
        <w:rPr>
          <w:rFonts w:ascii="Cambria" w:eastAsia="Times New Roman" w:hAnsi="Cambria" w:cs="Times New Roman"/>
          <w:b/>
          <w:bCs/>
          <w:sz w:val="24"/>
          <w:szCs w:val="24"/>
          <w:lang w:eastAsia="en-IN"/>
        </w:rPr>
        <w:t>ssh -i "C:\Users\anjan</w:t>
      </w:r>
      <w:r>
        <w:rPr>
          <w:rFonts w:ascii="Cambria" w:eastAsia="Times New Roman" w:hAnsi="Cambria" w:cs="Times New Roman"/>
          <w:b/>
          <w:bCs/>
          <w:sz w:val="24"/>
          <w:szCs w:val="24"/>
          <w:lang w:eastAsia="en-IN"/>
        </w:rPr>
        <w:t>a</w:t>
      </w:r>
      <w:r w:rsidRPr="000E0F96">
        <w:rPr>
          <w:rFonts w:ascii="Cambria" w:eastAsia="Times New Roman" w:hAnsi="Cambria" w:cs="Times New Roman"/>
          <w:b/>
          <w:bCs/>
          <w:sz w:val="24"/>
          <w:szCs w:val="24"/>
          <w:lang w:eastAsia="en-IN"/>
        </w:rPr>
        <w:t>\Downloads\jenkinkey.pem"</w:t>
      </w:r>
      <w:r w:rsidR="00A97671" w:rsidRPr="00A97671">
        <w:t xml:space="preserve"> </w:t>
      </w:r>
      <w:r w:rsidR="00A97671" w:rsidRPr="00A97671">
        <w:rPr>
          <w:rFonts w:ascii="Cambria" w:eastAsia="Times New Roman" w:hAnsi="Cambria" w:cs="Times New Roman"/>
          <w:b/>
          <w:bCs/>
          <w:sz w:val="24"/>
          <w:szCs w:val="24"/>
          <w:lang w:eastAsia="en-IN"/>
        </w:rPr>
        <w:t>ec2-user@ec2-3-110-175-43.ap-south-1.compute.amazonaws.com</w:t>
      </w:r>
    </w:p>
    <w:p w14:paraId="34A79B6D" w14:textId="5E15FDBF" w:rsidR="00507904" w:rsidRDefault="00A97671" w:rsidP="00FF5544">
      <w:pPr>
        <w:spacing w:before="100" w:beforeAutospacing="1" w:after="100" w:afterAutospacing="1" w:line="240" w:lineRule="auto"/>
        <w:rPr>
          <w:rFonts w:ascii="Cambria" w:eastAsia="Times New Roman" w:hAnsi="Cambria" w:cs="Times New Roman"/>
          <w:b/>
          <w:bCs/>
          <w:sz w:val="24"/>
          <w:szCs w:val="24"/>
          <w:lang w:eastAsia="en-IN"/>
        </w:rPr>
      </w:pPr>
      <w:r w:rsidRPr="00A97671">
        <w:rPr>
          <w:rFonts w:ascii="Cambria" w:eastAsia="Times New Roman" w:hAnsi="Cambria" w:cs="Times New Roman"/>
          <w:b/>
          <w:bCs/>
          <w:sz w:val="24"/>
          <w:szCs w:val="24"/>
          <w:lang w:eastAsia="en-IN"/>
        </w:rPr>
        <w:drawing>
          <wp:inline distT="0" distB="0" distL="0" distR="0" wp14:anchorId="0CB47350" wp14:editId="4E9DBD2F">
            <wp:extent cx="5731510" cy="697230"/>
            <wp:effectExtent l="0" t="0" r="2540" b="7620"/>
            <wp:docPr id="1939729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296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1811" w14:textId="1AC2E806" w:rsidR="00507904" w:rsidRDefault="00507904" w:rsidP="00FF5544">
      <w:pPr>
        <w:spacing w:before="100" w:beforeAutospacing="1" w:after="100" w:afterAutospacing="1" w:line="240" w:lineRule="auto"/>
        <w:rPr>
          <w:rFonts w:ascii="Cambria" w:eastAsia="Times New Roman" w:hAnsi="Cambria" w:cs="Times New Roman"/>
          <w:b/>
          <w:bCs/>
          <w:sz w:val="24"/>
          <w:szCs w:val="24"/>
          <w:lang w:eastAsia="en-IN"/>
        </w:rPr>
      </w:pPr>
      <w:r>
        <w:rPr>
          <w:rFonts w:ascii="Cambria" w:eastAsia="Times New Roman" w:hAnsi="Cambria" w:cs="Times New Roman"/>
          <w:b/>
          <w:bCs/>
          <w:sz w:val="24"/>
          <w:szCs w:val="24"/>
          <w:lang w:eastAsia="en-IN"/>
        </w:rPr>
        <w:t xml:space="preserve">Run the following </w:t>
      </w:r>
      <w:r w:rsidR="00E325B1">
        <w:rPr>
          <w:rFonts w:ascii="Cambria" w:eastAsia="Times New Roman" w:hAnsi="Cambria" w:cs="Times New Roman"/>
          <w:b/>
          <w:bCs/>
          <w:sz w:val="24"/>
          <w:szCs w:val="24"/>
          <w:lang w:eastAsia="en-IN"/>
        </w:rPr>
        <w:t>commands.</w:t>
      </w:r>
    </w:p>
    <w:p w14:paraId="6737777C" w14:textId="6CACDA48" w:rsidR="00D703C9" w:rsidRPr="00523CB3" w:rsidRDefault="00D703C9" w:rsidP="00523CB3">
      <w:pPr>
        <w:pStyle w:val="HTMLPreformatted"/>
        <w:numPr>
          <w:ilvl w:val="0"/>
          <w:numId w:val="2"/>
        </w:numPr>
        <w:rPr>
          <w:rStyle w:val="nb"/>
        </w:rPr>
      </w:pPr>
      <w:r w:rsidRPr="00523CB3">
        <w:rPr>
          <w:rStyle w:val="nb"/>
        </w:rPr>
        <w:t>Sudo su –</w:t>
      </w:r>
    </w:p>
    <w:p w14:paraId="48317FD9" w14:textId="77777777" w:rsidR="00D703C9" w:rsidRPr="00523CB3" w:rsidRDefault="00D703C9" w:rsidP="00523CB3">
      <w:pPr>
        <w:pStyle w:val="HTMLPreformatted"/>
        <w:numPr>
          <w:ilvl w:val="0"/>
          <w:numId w:val="2"/>
        </w:numPr>
        <w:rPr>
          <w:rStyle w:val="nb"/>
        </w:rPr>
      </w:pPr>
      <w:r w:rsidRPr="00523CB3">
        <w:rPr>
          <w:rStyle w:val="nb"/>
        </w:rPr>
        <w:t>yum install wget -y</w:t>
      </w:r>
    </w:p>
    <w:p w14:paraId="4484D443" w14:textId="77777777" w:rsidR="00523CB3" w:rsidRPr="00523CB3" w:rsidRDefault="00523CB3" w:rsidP="00523CB3">
      <w:pPr>
        <w:pStyle w:val="HTMLPreformatted"/>
        <w:numPr>
          <w:ilvl w:val="0"/>
          <w:numId w:val="2"/>
        </w:numPr>
        <w:rPr>
          <w:rStyle w:val="nb"/>
        </w:rPr>
      </w:pPr>
      <w:r w:rsidRPr="00523CB3">
        <w:rPr>
          <w:rStyle w:val="nb"/>
        </w:rPr>
        <w:t>wget -O /etc/yum.repos.d/jenkins.repo \</w:t>
      </w:r>
    </w:p>
    <w:p w14:paraId="54D036B8" w14:textId="0B454FFF" w:rsidR="00523CB3" w:rsidRPr="00523CB3" w:rsidRDefault="00523CB3" w:rsidP="00523CB3">
      <w:pPr>
        <w:pStyle w:val="HTMLPreformatted"/>
        <w:ind w:left="720"/>
        <w:rPr>
          <w:rStyle w:val="nb"/>
        </w:rPr>
      </w:pPr>
      <w:hyperlink r:id="rId27" w:history="1">
        <w:r w:rsidRPr="007C6881">
          <w:rPr>
            <w:rStyle w:val="Hyperlink"/>
          </w:rPr>
          <w:t>https://pkg.jenkins.io/redhat-stable/jenkins.repo</w:t>
        </w:r>
      </w:hyperlink>
    </w:p>
    <w:p w14:paraId="6375A173" w14:textId="77777777" w:rsidR="00523CB3" w:rsidRPr="00523CB3" w:rsidRDefault="00523CB3" w:rsidP="00523CB3">
      <w:pPr>
        <w:pStyle w:val="HTMLPreformatted"/>
        <w:numPr>
          <w:ilvl w:val="0"/>
          <w:numId w:val="2"/>
        </w:numPr>
        <w:rPr>
          <w:rStyle w:val="nb"/>
        </w:rPr>
      </w:pPr>
      <w:r w:rsidRPr="00523CB3">
        <w:rPr>
          <w:rStyle w:val="nb"/>
        </w:rPr>
        <w:t>rpm --import https://pkg.jenkins.io/redhat-stable/jenkins.io-2023.key</w:t>
      </w:r>
    </w:p>
    <w:p w14:paraId="348E866A" w14:textId="0A82FC69" w:rsidR="00D703C9" w:rsidRPr="00523CB3" w:rsidRDefault="00523CB3" w:rsidP="00523CB3">
      <w:pPr>
        <w:pStyle w:val="HTMLPreformatted"/>
        <w:numPr>
          <w:ilvl w:val="0"/>
          <w:numId w:val="2"/>
        </w:numPr>
        <w:rPr>
          <w:rStyle w:val="nb"/>
        </w:rPr>
      </w:pPr>
      <w:r w:rsidRPr="00523CB3">
        <w:rPr>
          <w:rStyle w:val="nb"/>
        </w:rPr>
        <w:t>yum upgrade</w:t>
      </w:r>
    </w:p>
    <w:p w14:paraId="257518D5" w14:textId="6FA8D6A3" w:rsidR="00523CB3" w:rsidRPr="00523CB3" w:rsidRDefault="00523CB3" w:rsidP="00523CB3">
      <w:pPr>
        <w:pStyle w:val="HTMLPreformatted"/>
        <w:numPr>
          <w:ilvl w:val="0"/>
          <w:numId w:val="2"/>
        </w:numPr>
        <w:rPr>
          <w:rStyle w:val="nb"/>
        </w:rPr>
      </w:pPr>
      <w:r w:rsidRPr="00523CB3">
        <w:rPr>
          <w:rStyle w:val="nb"/>
        </w:rPr>
        <w:t xml:space="preserve">yum </w:t>
      </w:r>
      <w:r>
        <w:rPr>
          <w:rStyle w:val="nb"/>
        </w:rPr>
        <w:t xml:space="preserve">install </w:t>
      </w:r>
      <w:r w:rsidRPr="00523CB3">
        <w:rPr>
          <w:rStyle w:val="nb"/>
        </w:rPr>
        <w:t>fontconfig java-17-openjdk</w:t>
      </w:r>
    </w:p>
    <w:p w14:paraId="1D618344" w14:textId="40A568BF" w:rsidR="00507904" w:rsidRPr="00523CB3" w:rsidRDefault="00523CB3" w:rsidP="00523CB3">
      <w:pPr>
        <w:pStyle w:val="HTMLPreformatted"/>
        <w:numPr>
          <w:ilvl w:val="0"/>
          <w:numId w:val="2"/>
        </w:numPr>
        <w:rPr>
          <w:rStyle w:val="nb"/>
        </w:rPr>
      </w:pPr>
      <w:r>
        <w:rPr>
          <w:rStyle w:val="nb"/>
        </w:rPr>
        <w:t xml:space="preserve">sudo </w:t>
      </w:r>
      <w:r>
        <w:rPr>
          <w:rStyle w:val="HTMLCode"/>
        </w:rPr>
        <w:t xml:space="preserve">yum </w:t>
      </w:r>
      <w:r>
        <w:rPr>
          <w:rStyle w:val="nb"/>
        </w:rPr>
        <w:t xml:space="preserve">install </w:t>
      </w:r>
      <w:r>
        <w:rPr>
          <w:rStyle w:val="HTMLCode"/>
        </w:rPr>
        <w:t>jenkins</w:t>
      </w:r>
    </w:p>
    <w:p w14:paraId="2FAB2993" w14:textId="321EDCE5" w:rsidR="007A48ED" w:rsidRDefault="00523CB3" w:rsidP="00523CB3">
      <w:pPr>
        <w:pStyle w:val="HTMLPreformatted"/>
        <w:numPr>
          <w:ilvl w:val="0"/>
          <w:numId w:val="2"/>
        </w:numPr>
      </w:pPr>
      <w:r>
        <w:rPr>
          <w:rStyle w:val="nb"/>
        </w:rPr>
        <w:t xml:space="preserve">sudo </w:t>
      </w:r>
      <w:r>
        <w:rPr>
          <w:rStyle w:val="HTMLCode"/>
        </w:rPr>
        <w:t>systemctl daemon-reload</w:t>
      </w:r>
    </w:p>
    <w:p w14:paraId="392C8848" w14:textId="3062D26F" w:rsidR="00523CB3" w:rsidRDefault="00523CB3" w:rsidP="00523CB3">
      <w:pPr>
        <w:pStyle w:val="HTMLPreformatted"/>
        <w:numPr>
          <w:ilvl w:val="0"/>
          <w:numId w:val="2"/>
        </w:numPr>
        <w:rPr>
          <w:rStyle w:val="nb"/>
        </w:rPr>
      </w:pPr>
      <w:r>
        <w:rPr>
          <w:rStyle w:val="HTMLCode"/>
        </w:rPr>
        <w:t xml:space="preserve">systemctl </w:t>
      </w:r>
      <w:r>
        <w:rPr>
          <w:rStyle w:val="nb"/>
        </w:rPr>
        <w:t xml:space="preserve">enable </w:t>
      </w:r>
      <w:r>
        <w:rPr>
          <w:rStyle w:val="HTMLCode"/>
        </w:rPr>
        <w:t>Jenkins</w:t>
      </w:r>
    </w:p>
    <w:p w14:paraId="18B920A3" w14:textId="4AFF249D" w:rsidR="007A48ED" w:rsidRPr="00523CB3" w:rsidRDefault="007A48ED" w:rsidP="00523CB3">
      <w:pPr>
        <w:pStyle w:val="HTMLPreformatted"/>
        <w:numPr>
          <w:ilvl w:val="0"/>
          <w:numId w:val="2"/>
        </w:numPr>
        <w:rPr>
          <w:rStyle w:val="nb"/>
        </w:rPr>
      </w:pPr>
      <w:r w:rsidRPr="00523CB3">
        <w:rPr>
          <w:rStyle w:val="nb"/>
        </w:rPr>
        <w:t>systemctl start jenkins</w:t>
      </w:r>
    </w:p>
    <w:p w14:paraId="64932513" w14:textId="2E4065BB" w:rsidR="007A48ED" w:rsidRPr="00523CB3" w:rsidRDefault="007A48ED" w:rsidP="00523CB3">
      <w:pPr>
        <w:pStyle w:val="HTMLPreformatted"/>
        <w:numPr>
          <w:ilvl w:val="0"/>
          <w:numId w:val="2"/>
        </w:numPr>
        <w:rPr>
          <w:rStyle w:val="nb"/>
        </w:rPr>
      </w:pPr>
      <w:r w:rsidRPr="00523CB3">
        <w:rPr>
          <w:rStyle w:val="nb"/>
        </w:rPr>
        <w:t xml:space="preserve">systemctl status </w:t>
      </w:r>
      <w:r w:rsidR="00E325B1" w:rsidRPr="00523CB3">
        <w:rPr>
          <w:rStyle w:val="nb"/>
        </w:rPr>
        <w:t>Jenkins</w:t>
      </w:r>
    </w:p>
    <w:p w14:paraId="1ED7A1B2" w14:textId="4BF109ED" w:rsidR="00E325B1" w:rsidRDefault="00E325B1" w:rsidP="00E325B1">
      <w:pPr>
        <w:spacing w:before="100" w:beforeAutospacing="1" w:after="100" w:afterAutospacing="1" w:line="240" w:lineRule="auto"/>
        <w:ind w:left="360"/>
        <w:rPr>
          <w:rFonts w:ascii="Cambria" w:eastAsia="Times New Roman" w:hAnsi="Cambria" w:cs="Times New Roman"/>
          <w:sz w:val="24"/>
          <w:szCs w:val="24"/>
          <w:lang w:eastAsia="en-IN"/>
        </w:rPr>
      </w:pPr>
      <w:r>
        <w:rPr>
          <w:rFonts w:ascii="Cambria" w:eastAsia="Times New Roman" w:hAnsi="Cambria" w:cs="Times New Roman"/>
          <w:sz w:val="24"/>
          <w:szCs w:val="24"/>
          <w:lang w:eastAsia="en-IN"/>
        </w:rPr>
        <w:t xml:space="preserve">Run Jenkins with following </w:t>
      </w:r>
      <w:r w:rsidRPr="00E325B1">
        <w:rPr>
          <w:rFonts w:ascii="Cambria" w:eastAsia="Times New Roman" w:hAnsi="Cambria" w:cs="Times New Roman"/>
          <w:b/>
          <w:bCs/>
          <w:sz w:val="24"/>
          <w:szCs w:val="24"/>
          <w:lang w:eastAsia="en-IN"/>
        </w:rPr>
        <w:t>url</w:t>
      </w:r>
      <w:r>
        <w:rPr>
          <w:rFonts w:ascii="Cambria" w:eastAsia="Times New Roman" w:hAnsi="Cambria" w:cs="Times New Roman"/>
          <w:sz w:val="24"/>
          <w:szCs w:val="24"/>
          <w:lang w:eastAsia="en-IN"/>
        </w:rPr>
        <w:t xml:space="preserve"> from browser: </w:t>
      </w:r>
      <w:hyperlink w:history="1">
        <w:r w:rsidRPr="000A1F05">
          <w:rPr>
            <w:rStyle w:val="Hyperlink"/>
            <w:rFonts w:ascii="Cambria" w:eastAsia="Times New Roman" w:hAnsi="Cambria" w:cs="Times New Roman"/>
            <w:sz w:val="24"/>
            <w:szCs w:val="24"/>
            <w:lang w:eastAsia="en-IN"/>
          </w:rPr>
          <w:t>http://&lt;public</w:t>
        </w:r>
      </w:hyperlink>
      <w:r>
        <w:rPr>
          <w:rFonts w:ascii="Cambria" w:eastAsia="Times New Roman" w:hAnsi="Cambria" w:cs="Times New Roman"/>
          <w:sz w:val="24"/>
          <w:szCs w:val="24"/>
          <w:lang w:eastAsia="en-IN"/>
        </w:rPr>
        <w:t>-ip&gt;:8080</w:t>
      </w:r>
    </w:p>
    <w:p w14:paraId="41FB48F8" w14:textId="77777777" w:rsidR="00405814" w:rsidRDefault="00405814" w:rsidP="00E325B1">
      <w:pPr>
        <w:spacing w:before="100" w:beforeAutospacing="1" w:after="100" w:afterAutospacing="1" w:line="240" w:lineRule="auto"/>
        <w:ind w:left="360"/>
        <w:rPr>
          <w:rFonts w:ascii="Cambria" w:eastAsia="Times New Roman" w:hAnsi="Cambria" w:cs="Times New Roman"/>
          <w:sz w:val="24"/>
          <w:szCs w:val="24"/>
          <w:lang w:eastAsia="en-IN"/>
        </w:rPr>
      </w:pPr>
    </w:p>
    <w:p w14:paraId="4E49DE6E" w14:textId="662203DE" w:rsidR="00E325B1" w:rsidRDefault="00405814" w:rsidP="00E325B1">
      <w:pPr>
        <w:spacing w:before="100" w:beforeAutospacing="1" w:after="100" w:afterAutospacing="1" w:line="240" w:lineRule="auto"/>
        <w:ind w:left="360"/>
        <w:rPr>
          <w:rFonts w:ascii="Cambria" w:eastAsia="Times New Roman" w:hAnsi="Cambria" w:cs="Times New Roman"/>
          <w:sz w:val="24"/>
          <w:szCs w:val="24"/>
          <w:lang w:eastAsia="en-IN"/>
        </w:rPr>
      </w:pPr>
      <w:r w:rsidRPr="00964304">
        <w:rPr>
          <w:noProof/>
          <w:lang w:val="en-US"/>
        </w:rPr>
        <w:drawing>
          <wp:inline distT="0" distB="0" distL="0" distR="0" wp14:anchorId="5E854419" wp14:editId="336F28B0">
            <wp:extent cx="5731510" cy="2480310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F9C3" w14:textId="77777777" w:rsidR="00405814" w:rsidRDefault="00405814" w:rsidP="00E325B1">
      <w:pPr>
        <w:spacing w:before="100" w:beforeAutospacing="1" w:after="100" w:afterAutospacing="1" w:line="240" w:lineRule="auto"/>
        <w:ind w:left="360"/>
        <w:rPr>
          <w:rFonts w:ascii="Cambria" w:eastAsia="Times New Roman" w:hAnsi="Cambria" w:cs="Times New Roman"/>
          <w:sz w:val="24"/>
          <w:szCs w:val="24"/>
          <w:lang w:eastAsia="en-IN"/>
        </w:rPr>
      </w:pPr>
    </w:p>
    <w:p w14:paraId="785E9559" w14:textId="77777777" w:rsidR="00405814" w:rsidRDefault="00405814" w:rsidP="00405814">
      <w:pPr>
        <w:rPr>
          <w:lang w:val="en-US"/>
        </w:rPr>
      </w:pPr>
      <w:r w:rsidRPr="00964304">
        <w:rPr>
          <w:noProof/>
          <w:lang w:val="en-US"/>
        </w:rPr>
        <w:drawing>
          <wp:inline distT="0" distB="0" distL="0" distR="0" wp14:anchorId="10588838" wp14:editId="2F6E7615">
            <wp:extent cx="5731510" cy="2880360"/>
            <wp:effectExtent l="0" t="0" r="254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6CAB" w14:textId="77777777" w:rsidR="00405814" w:rsidRDefault="00405814" w:rsidP="00405814">
      <w:pPr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</w:pPr>
      <w:r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  <w:t>sudo cat /var/lib/jenkins/secrets/initialAdminPassword</w:t>
      </w:r>
    </w:p>
    <w:p w14:paraId="5C19C758" w14:textId="77777777" w:rsidR="00405814" w:rsidRDefault="00405814" w:rsidP="00405814">
      <w:pPr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</w:pPr>
      <w:r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  <w:t>Then copy the password and paste in admintrator</w:t>
      </w:r>
    </w:p>
    <w:p w14:paraId="64015209" w14:textId="77777777" w:rsidR="00405814" w:rsidRDefault="00405814" w:rsidP="00405814">
      <w:pPr>
        <w:rPr>
          <w:lang w:val="en-US"/>
        </w:rPr>
      </w:pPr>
      <w:r w:rsidRPr="00964304">
        <w:rPr>
          <w:noProof/>
          <w:lang w:val="en-US"/>
        </w:rPr>
        <w:drawing>
          <wp:inline distT="0" distB="0" distL="0" distR="0" wp14:anchorId="3BB4BDC6" wp14:editId="1FE12CF9">
            <wp:extent cx="5731510" cy="2895600"/>
            <wp:effectExtent l="0" t="0" r="254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FFA9" w14:textId="77777777" w:rsidR="00405814" w:rsidRDefault="00405814" w:rsidP="00405814">
      <w:pPr>
        <w:rPr>
          <w:lang w:val="en-US"/>
        </w:rPr>
      </w:pPr>
    </w:p>
    <w:p w14:paraId="37C0A873" w14:textId="77777777" w:rsidR="00405814" w:rsidRDefault="00405814" w:rsidP="00405814">
      <w:pPr>
        <w:rPr>
          <w:lang w:val="en-US"/>
        </w:rPr>
      </w:pPr>
      <w:r>
        <w:rPr>
          <w:lang w:val="en-US"/>
        </w:rPr>
        <w:t>Then select install suggested plugins</w:t>
      </w:r>
    </w:p>
    <w:p w14:paraId="750B0423" w14:textId="77777777" w:rsidR="00405814" w:rsidRDefault="00405814" w:rsidP="00405814">
      <w:pPr>
        <w:rPr>
          <w:lang w:val="en-US"/>
        </w:rPr>
      </w:pPr>
      <w:r w:rsidRPr="00B320D8">
        <w:rPr>
          <w:noProof/>
          <w:lang w:val="en-US"/>
        </w:rPr>
        <w:drawing>
          <wp:inline distT="0" distB="0" distL="0" distR="0" wp14:anchorId="1C871058" wp14:editId="048AC92D">
            <wp:extent cx="5731510" cy="35655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AB40B" w14:textId="77777777" w:rsidR="00405814" w:rsidRDefault="00405814" w:rsidP="00405814">
      <w:pPr>
        <w:rPr>
          <w:lang w:val="en-US"/>
        </w:rPr>
      </w:pPr>
    </w:p>
    <w:p w14:paraId="29C9D141" w14:textId="77777777" w:rsidR="00405814" w:rsidRDefault="00405814" w:rsidP="00405814">
      <w:pPr>
        <w:rPr>
          <w:lang w:val="en-US"/>
        </w:rPr>
      </w:pPr>
      <w:r w:rsidRPr="00B320D8">
        <w:rPr>
          <w:noProof/>
          <w:lang w:val="en-US"/>
        </w:rPr>
        <w:drawing>
          <wp:inline distT="0" distB="0" distL="0" distR="0" wp14:anchorId="5B548894" wp14:editId="55088FAC">
            <wp:extent cx="5731510" cy="2898775"/>
            <wp:effectExtent l="0" t="0" r="254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7A7D" w14:textId="77777777" w:rsidR="00405814" w:rsidRDefault="00405814" w:rsidP="00405814">
      <w:pPr>
        <w:rPr>
          <w:lang w:val="en-US"/>
        </w:rPr>
      </w:pPr>
      <w:r w:rsidRPr="00B320D8">
        <w:rPr>
          <w:noProof/>
          <w:lang w:val="en-US"/>
        </w:rPr>
        <w:drawing>
          <wp:inline distT="0" distB="0" distL="0" distR="0" wp14:anchorId="447CA7A1" wp14:editId="7D37A5C6">
            <wp:extent cx="5731510" cy="2941320"/>
            <wp:effectExtent l="0" t="0" r="254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D904" w14:textId="58A332AA" w:rsidR="00405814" w:rsidRDefault="00542C43" w:rsidP="00405814">
      <w:pPr>
        <w:rPr>
          <w:lang w:val="en-US"/>
        </w:rPr>
      </w:pPr>
      <w:r w:rsidRPr="00542C43">
        <w:rPr>
          <w:noProof/>
          <w:lang w:val="en-US"/>
        </w:rPr>
        <w:drawing>
          <wp:inline distT="0" distB="0" distL="0" distR="0" wp14:anchorId="07DB8BFD" wp14:editId="2A4FEE75">
            <wp:extent cx="5731510" cy="3223895"/>
            <wp:effectExtent l="0" t="0" r="2540" b="0"/>
            <wp:docPr id="1426255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5510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2C7F" w14:textId="77777777" w:rsidR="00405814" w:rsidRDefault="00405814" w:rsidP="00405814">
      <w:pPr>
        <w:rPr>
          <w:lang w:val="en-US"/>
        </w:rPr>
      </w:pPr>
      <w:r w:rsidRPr="003C3328">
        <w:rPr>
          <w:noProof/>
          <w:lang w:val="en-US"/>
        </w:rPr>
        <w:drawing>
          <wp:inline distT="0" distB="0" distL="0" distR="0" wp14:anchorId="0972F776" wp14:editId="1A8C207E">
            <wp:extent cx="5731510" cy="2870835"/>
            <wp:effectExtent l="0" t="0" r="2540" b="571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C6E7" w14:textId="77777777" w:rsidR="00405814" w:rsidRDefault="00405814" w:rsidP="00405814">
      <w:pPr>
        <w:rPr>
          <w:lang w:val="en-US"/>
        </w:rPr>
      </w:pPr>
      <w:r w:rsidRPr="003C3328">
        <w:rPr>
          <w:noProof/>
          <w:lang w:val="en-US"/>
        </w:rPr>
        <w:drawing>
          <wp:inline distT="0" distB="0" distL="0" distR="0" wp14:anchorId="0CC74536" wp14:editId="53B6EE60">
            <wp:extent cx="5731510" cy="3589655"/>
            <wp:effectExtent l="0" t="0" r="254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3953" w14:textId="77777777" w:rsidR="00405814" w:rsidRDefault="00405814" w:rsidP="00405814">
      <w:pPr>
        <w:rPr>
          <w:lang w:val="en-US"/>
        </w:rPr>
      </w:pPr>
      <w:r w:rsidRPr="00FB4114">
        <w:rPr>
          <w:noProof/>
          <w:lang w:val="en-US"/>
        </w:rPr>
        <w:drawing>
          <wp:inline distT="0" distB="0" distL="0" distR="0" wp14:anchorId="2BE3B6D6" wp14:editId="59EA010A">
            <wp:extent cx="5731510" cy="2841625"/>
            <wp:effectExtent l="0" t="0" r="254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F816" w14:textId="77777777" w:rsidR="007E5469" w:rsidRDefault="007E5469" w:rsidP="00405814">
      <w:pPr>
        <w:rPr>
          <w:lang w:val="en-US"/>
        </w:rPr>
      </w:pPr>
    </w:p>
    <w:p w14:paraId="3F5A643F" w14:textId="77777777" w:rsidR="00363957" w:rsidRDefault="00363957" w:rsidP="007E5469">
      <w:pPr>
        <w:spacing w:before="100" w:beforeAutospacing="1" w:after="100" w:afterAutospacing="1" w:line="240" w:lineRule="auto"/>
        <w:ind w:left="360"/>
        <w:rPr>
          <w:ins w:id="9" w:author="Anjana Devi A" w:date="2023-12-15T16:42:00Z"/>
          <w:rFonts w:ascii="Cambria" w:eastAsia="Times New Roman" w:hAnsi="Cambria" w:cs="Times New Roman"/>
          <w:b/>
          <w:bCs/>
          <w:sz w:val="24"/>
          <w:szCs w:val="24"/>
          <w:lang w:val="en-US" w:eastAsia="en-IN"/>
        </w:rPr>
      </w:pPr>
    </w:p>
    <w:p w14:paraId="551495BC" w14:textId="47B675FC" w:rsidR="007E5469" w:rsidRDefault="00363957" w:rsidP="007E5469">
      <w:pPr>
        <w:spacing w:before="100" w:beforeAutospacing="1" w:after="100" w:afterAutospacing="1" w:line="240" w:lineRule="auto"/>
        <w:ind w:left="360"/>
        <w:rPr>
          <w:ins w:id="10" w:author="Anjana Devi A" w:date="2023-12-15T16:42:00Z"/>
          <w:rFonts w:ascii="Cambria" w:eastAsia="Times New Roman" w:hAnsi="Cambria" w:cs="Times New Roman"/>
          <w:b/>
          <w:bCs/>
          <w:sz w:val="24"/>
          <w:szCs w:val="24"/>
          <w:lang w:val="en-US" w:eastAsia="en-IN"/>
        </w:rPr>
      </w:pPr>
      <w:ins w:id="11" w:author="Anjana Devi A" w:date="2023-12-15T16:42:00Z">
        <w:r>
          <w:rPr>
            <w:rFonts w:ascii="Cambria" w:eastAsia="Times New Roman" w:hAnsi="Cambria" w:cs="Times New Roman"/>
            <w:b/>
            <w:bCs/>
            <w:sz w:val="24"/>
            <w:szCs w:val="24"/>
            <w:lang w:val="en-US" w:eastAsia="en-IN"/>
          </w:rPr>
          <w:br w:type="column"/>
        </w:r>
      </w:ins>
      <w:r w:rsidR="007E5469" w:rsidRPr="00363957">
        <w:rPr>
          <w:rFonts w:ascii="Cambria" w:eastAsia="Times New Roman" w:hAnsi="Cambria" w:cs="Times New Roman"/>
          <w:b/>
          <w:bCs/>
          <w:color w:val="00B050"/>
          <w:sz w:val="28"/>
          <w:szCs w:val="28"/>
          <w:lang w:val="en-US" w:eastAsia="en-IN"/>
          <w:rPrChange w:id="12" w:author="Anjana Devi A" w:date="2023-12-15T16:44:00Z">
            <w:rPr>
              <w:rFonts w:ascii="Cambria" w:eastAsia="Times New Roman" w:hAnsi="Cambria" w:cs="Times New Roman"/>
              <w:b/>
              <w:bCs/>
              <w:sz w:val="24"/>
              <w:szCs w:val="24"/>
              <w:lang w:val="en-US" w:eastAsia="en-IN"/>
            </w:rPr>
          </w:rPrChange>
        </w:rPr>
        <w:t xml:space="preserve">To </w:t>
      </w:r>
      <w:ins w:id="13" w:author="Anjana Devi A" w:date="2023-12-15T16:42:00Z">
        <w:r w:rsidRPr="00363957">
          <w:rPr>
            <w:rFonts w:ascii="Cambria" w:eastAsia="Times New Roman" w:hAnsi="Cambria" w:cs="Times New Roman"/>
            <w:b/>
            <w:bCs/>
            <w:color w:val="00B050"/>
            <w:sz w:val="28"/>
            <w:szCs w:val="28"/>
            <w:lang w:val="en-US" w:eastAsia="en-IN"/>
            <w:rPrChange w:id="14" w:author="Anjana Devi A" w:date="2023-12-15T16:44:00Z"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val="en-US" w:eastAsia="en-IN"/>
              </w:rPr>
            </w:rPrChange>
          </w:rPr>
          <w:t xml:space="preserve">integrate </w:t>
        </w:r>
      </w:ins>
      <w:del w:id="15" w:author="Anjana Devi A" w:date="2023-12-15T16:42:00Z">
        <w:r w:rsidR="007E5469" w:rsidRPr="00363957" w:rsidDel="00363957">
          <w:rPr>
            <w:rFonts w:ascii="Cambria" w:eastAsia="Times New Roman" w:hAnsi="Cambria" w:cs="Times New Roman"/>
            <w:b/>
            <w:bCs/>
            <w:color w:val="00B050"/>
            <w:sz w:val="28"/>
            <w:szCs w:val="28"/>
            <w:lang w:val="en-US" w:eastAsia="en-IN"/>
            <w:rPrChange w:id="16" w:author="Anjana Devi A" w:date="2023-12-15T16:44:00Z"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val="en-US" w:eastAsia="en-IN"/>
              </w:rPr>
            </w:rPrChange>
          </w:rPr>
          <w:delText xml:space="preserve">install </w:delText>
        </w:r>
      </w:del>
      <w:r w:rsidR="007E5469" w:rsidRPr="00363957">
        <w:rPr>
          <w:rFonts w:ascii="Cambria" w:eastAsia="Times New Roman" w:hAnsi="Cambria" w:cs="Times New Roman"/>
          <w:b/>
          <w:bCs/>
          <w:color w:val="00B050"/>
          <w:sz w:val="28"/>
          <w:szCs w:val="28"/>
          <w:lang w:val="en-US" w:eastAsia="en-IN"/>
          <w:rPrChange w:id="17" w:author="Anjana Devi A" w:date="2023-12-15T16:44:00Z">
            <w:rPr>
              <w:rFonts w:ascii="Cambria" w:eastAsia="Times New Roman" w:hAnsi="Cambria" w:cs="Times New Roman"/>
              <w:b/>
              <w:bCs/>
              <w:sz w:val="24"/>
              <w:szCs w:val="24"/>
              <w:lang w:val="en-US" w:eastAsia="en-IN"/>
            </w:rPr>
          </w:rPrChange>
        </w:rPr>
        <w:t>git</w:t>
      </w:r>
      <w:ins w:id="18" w:author="Anjana Devi A" w:date="2023-12-15T16:42:00Z">
        <w:r w:rsidRPr="00363957">
          <w:rPr>
            <w:rFonts w:ascii="Cambria" w:eastAsia="Times New Roman" w:hAnsi="Cambria" w:cs="Times New Roman"/>
            <w:b/>
            <w:bCs/>
            <w:color w:val="00B050"/>
            <w:sz w:val="28"/>
            <w:szCs w:val="28"/>
            <w:lang w:val="en-US" w:eastAsia="en-IN"/>
            <w:rPrChange w:id="19" w:author="Anjana Devi A" w:date="2023-12-15T16:44:00Z"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val="en-US" w:eastAsia="en-IN"/>
              </w:rPr>
            </w:rPrChange>
          </w:rPr>
          <w:t xml:space="preserve"> with Jenkins</w:t>
        </w:r>
      </w:ins>
    </w:p>
    <w:p w14:paraId="0B86AD3D" w14:textId="0738F6AD" w:rsidR="00363957" w:rsidRPr="00363957" w:rsidRDefault="00363957" w:rsidP="007E5469">
      <w:pPr>
        <w:spacing w:before="100" w:beforeAutospacing="1" w:after="100" w:afterAutospacing="1" w:line="240" w:lineRule="auto"/>
        <w:ind w:left="360"/>
        <w:rPr>
          <w:rFonts w:ascii="Cambria" w:eastAsia="Times New Roman" w:hAnsi="Cambria" w:cs="Times New Roman"/>
          <w:b/>
          <w:bCs/>
          <w:sz w:val="24"/>
          <w:szCs w:val="24"/>
          <w:lang w:eastAsia="en-IN"/>
          <w:rPrChange w:id="20" w:author="Anjana Devi A" w:date="2023-12-15T16:43:00Z">
            <w:rPr>
              <w:rFonts w:ascii="Cambria" w:eastAsia="Times New Roman" w:hAnsi="Cambria" w:cs="Times New Roman"/>
              <w:b/>
              <w:bCs/>
              <w:sz w:val="24"/>
              <w:szCs w:val="24"/>
              <w:lang w:val="en-US" w:eastAsia="en-IN"/>
            </w:rPr>
          </w:rPrChange>
        </w:rPr>
      </w:pPr>
      <w:ins w:id="21" w:author="Anjana Devi A" w:date="2023-12-15T16:42:00Z">
        <w:r w:rsidRPr="00363957">
          <w:rPr>
            <w:rFonts w:ascii="Cambria" w:eastAsia="Times New Roman" w:hAnsi="Cambria" w:cs="Times New Roman"/>
            <w:b/>
            <w:bCs/>
            <w:sz w:val="24"/>
            <w:szCs w:val="24"/>
            <w:lang w:eastAsia="en-IN"/>
            <w:rPrChange w:id="22" w:author="Anjana Devi A" w:date="2023-12-15T16:43:00Z"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val="en-US" w:eastAsia="en-IN"/>
              </w:rPr>
            </w:rPrChange>
          </w:rPr>
          <w:t xml:space="preserve">Install git </w:t>
        </w:r>
      </w:ins>
      <w:ins w:id="23" w:author="Anjana Devi A" w:date="2023-12-15T16:43:00Z">
        <w:r w:rsidRPr="00363957">
          <w:rPr>
            <w:rFonts w:ascii="Cambria" w:eastAsia="Times New Roman" w:hAnsi="Cambria" w:cs="Times New Roman"/>
            <w:b/>
            <w:bCs/>
            <w:sz w:val="24"/>
            <w:szCs w:val="24"/>
            <w:lang w:eastAsia="en-IN"/>
            <w:rPrChange w:id="24" w:author="Anjana Devi A" w:date="2023-12-15T16:43:00Z"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val="de-DE" w:eastAsia="en-IN"/>
              </w:rPr>
            </w:rPrChange>
          </w:rPr>
          <w:t>on</w:t>
        </w:r>
        <w:r>
          <w:rPr>
            <w:rFonts w:ascii="Cambria" w:eastAsia="Times New Roman" w:hAnsi="Cambria" w:cs="Times New Roman"/>
            <w:b/>
            <w:bCs/>
            <w:sz w:val="24"/>
            <w:szCs w:val="24"/>
            <w:lang w:eastAsia="en-IN"/>
          </w:rPr>
          <w:t xml:space="preserve"> Jenkins Server using following command</w:t>
        </w:r>
      </w:ins>
    </w:p>
    <w:p w14:paraId="141ACD72" w14:textId="290F9003" w:rsidR="007E5469" w:rsidRDefault="007E5469" w:rsidP="007E5469">
      <w:pPr>
        <w:spacing w:before="100" w:beforeAutospacing="1" w:after="100" w:afterAutospacing="1" w:line="240" w:lineRule="auto"/>
        <w:ind w:left="360"/>
        <w:rPr>
          <w:ins w:id="25" w:author="Anjana Devi A" w:date="2023-12-15T16:44:00Z"/>
          <w:rFonts w:ascii="Cambria" w:eastAsia="Times New Roman" w:hAnsi="Cambria" w:cs="Times New Roman"/>
          <w:sz w:val="24"/>
          <w:szCs w:val="24"/>
          <w:lang w:eastAsia="en-IN"/>
        </w:rPr>
      </w:pPr>
      <w:r w:rsidRPr="00363957">
        <w:rPr>
          <w:rFonts w:ascii="Cambria" w:eastAsia="Times New Roman" w:hAnsi="Cambria" w:cs="Times New Roman"/>
          <w:sz w:val="24"/>
          <w:szCs w:val="24"/>
          <w:lang w:eastAsia="en-IN"/>
          <w:rPrChange w:id="26" w:author="Anjana Devi A" w:date="2023-12-15T16:43:00Z">
            <w:rPr>
              <w:rFonts w:ascii="Cambria" w:eastAsia="Times New Roman" w:hAnsi="Cambria" w:cs="Times New Roman"/>
              <w:sz w:val="24"/>
              <w:szCs w:val="24"/>
              <w:lang w:val="en-US" w:eastAsia="en-IN"/>
            </w:rPr>
          </w:rPrChange>
        </w:rPr>
        <w:t>y</w:t>
      </w:r>
      <w:r w:rsidRPr="00363957">
        <w:rPr>
          <w:rFonts w:ascii="Cambria" w:eastAsia="Times New Roman" w:hAnsi="Cambria" w:cs="Times New Roman"/>
          <w:sz w:val="24"/>
          <w:szCs w:val="24"/>
          <w:lang w:eastAsia="en-IN"/>
        </w:rPr>
        <w:t>um install git</w:t>
      </w:r>
    </w:p>
    <w:p w14:paraId="7FDF3C6B" w14:textId="624226C1" w:rsidR="00363957" w:rsidRDefault="00363957" w:rsidP="007E5469">
      <w:pPr>
        <w:spacing w:before="100" w:beforeAutospacing="1" w:after="100" w:afterAutospacing="1" w:line="240" w:lineRule="auto"/>
        <w:ind w:left="360"/>
        <w:rPr>
          <w:ins w:id="27" w:author="Anjana Devi A" w:date="2023-12-15T16:45:00Z"/>
          <w:rFonts w:ascii="Cambria" w:eastAsia="Times New Roman" w:hAnsi="Cambria" w:cs="Times New Roman"/>
          <w:sz w:val="24"/>
          <w:szCs w:val="24"/>
          <w:lang w:eastAsia="en-IN"/>
        </w:rPr>
      </w:pPr>
      <w:ins w:id="28" w:author="Anjana Devi A" w:date="2023-12-15T16:44:00Z">
        <w:r w:rsidRPr="00363957">
          <w:rPr>
            <w:rFonts w:ascii="Cambria" w:eastAsia="Times New Roman" w:hAnsi="Cambria" w:cs="Times New Roman"/>
            <w:sz w:val="24"/>
            <w:szCs w:val="24"/>
            <w:lang w:eastAsia="en-IN"/>
          </w:rPr>
          <w:drawing>
            <wp:inline distT="0" distB="0" distL="0" distR="0" wp14:anchorId="1ED59FCB" wp14:editId="045FF4E2">
              <wp:extent cx="5588287" cy="863644"/>
              <wp:effectExtent l="0" t="0" r="0" b="0"/>
              <wp:docPr id="923670546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23670546" name=""/>
                      <pic:cNvPicPr/>
                    </pic:nvPicPr>
                    <pic:blipFill>
                      <a:blip r:embed="rId3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88287" cy="86364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0D5737B" w14:textId="5272FA4F" w:rsidR="00363957" w:rsidRDefault="00363957" w:rsidP="007E5469">
      <w:pPr>
        <w:spacing w:before="100" w:beforeAutospacing="1" w:after="100" w:afterAutospacing="1" w:line="240" w:lineRule="auto"/>
        <w:ind w:left="360"/>
        <w:rPr>
          <w:ins w:id="29" w:author="Anjana Devi A" w:date="2023-12-15T16:45:00Z"/>
          <w:rFonts w:ascii="Cambria" w:eastAsia="Times New Roman" w:hAnsi="Cambria" w:cs="Times New Roman"/>
          <w:sz w:val="24"/>
          <w:szCs w:val="24"/>
          <w:lang w:eastAsia="en-IN"/>
        </w:rPr>
      </w:pPr>
      <w:ins w:id="30" w:author="Anjana Devi A" w:date="2023-12-15T16:45:00Z">
        <w:r>
          <w:rPr>
            <w:rFonts w:ascii="Cambria" w:eastAsia="Times New Roman" w:hAnsi="Cambria" w:cs="Times New Roman"/>
            <w:sz w:val="24"/>
            <w:szCs w:val="24"/>
            <w:lang w:eastAsia="en-IN"/>
          </w:rPr>
          <w:t>Follow  steps as given in the below webpage</w:t>
        </w:r>
      </w:ins>
    </w:p>
    <w:p w14:paraId="022A365B" w14:textId="58B7FEE5" w:rsidR="00363957" w:rsidRPr="00363957" w:rsidRDefault="00363957" w:rsidP="007E5469">
      <w:pPr>
        <w:spacing w:before="100" w:beforeAutospacing="1" w:after="100" w:afterAutospacing="1" w:line="240" w:lineRule="auto"/>
        <w:ind w:left="360"/>
        <w:rPr>
          <w:rFonts w:ascii="Cambria" w:eastAsia="Times New Roman" w:hAnsi="Cambria" w:cs="Times New Roman"/>
          <w:sz w:val="24"/>
          <w:szCs w:val="24"/>
          <w:lang w:eastAsia="en-IN"/>
        </w:rPr>
      </w:pPr>
      <w:ins w:id="31" w:author="Anjana Devi A" w:date="2023-12-15T16:45:00Z">
        <w:r w:rsidRPr="00363957">
          <w:rPr>
            <w:rFonts w:ascii="Cambria" w:eastAsia="Times New Roman" w:hAnsi="Cambria" w:cs="Times New Roman"/>
            <w:sz w:val="24"/>
            <w:szCs w:val="24"/>
            <w:lang w:eastAsia="en-IN"/>
          </w:rPr>
          <w:t>https://www.blazemeter.com/blog/how-to-integrate-your-github-repository-to-your-jenkins-project</w:t>
        </w:r>
      </w:ins>
    </w:p>
    <w:p w14:paraId="381EE3ED" w14:textId="77777777" w:rsidR="007E5469" w:rsidRPr="00363957" w:rsidRDefault="007E5469" w:rsidP="00405814"/>
    <w:p w14:paraId="3EF21A1D" w14:textId="77777777" w:rsidR="00542C43" w:rsidRPr="00363957" w:rsidRDefault="00542C43" w:rsidP="00405814"/>
    <w:p w14:paraId="0BC1578D" w14:textId="77777777" w:rsidR="00542C43" w:rsidRPr="00363957" w:rsidRDefault="00542C43" w:rsidP="00405814"/>
    <w:p w14:paraId="73BC0D56" w14:textId="77777777" w:rsidR="00405814" w:rsidRPr="00363957" w:rsidRDefault="00405814" w:rsidP="00405814"/>
    <w:p w14:paraId="18E7BE61" w14:textId="77777777" w:rsidR="00405814" w:rsidRPr="00363957" w:rsidRDefault="00405814" w:rsidP="00E325B1">
      <w:pPr>
        <w:spacing w:before="100" w:beforeAutospacing="1" w:after="100" w:afterAutospacing="1" w:line="240" w:lineRule="auto"/>
        <w:ind w:left="360"/>
        <w:rPr>
          <w:rFonts w:ascii="Cambria" w:eastAsia="Times New Roman" w:hAnsi="Cambria" w:cs="Times New Roman"/>
          <w:sz w:val="24"/>
          <w:szCs w:val="24"/>
          <w:lang w:eastAsia="en-IN"/>
        </w:rPr>
      </w:pPr>
    </w:p>
    <w:p w14:paraId="374D1D20" w14:textId="77777777" w:rsidR="00E325B1" w:rsidRPr="00363957" w:rsidRDefault="00E325B1" w:rsidP="00E325B1">
      <w:pPr>
        <w:spacing w:before="100" w:beforeAutospacing="1" w:after="100" w:afterAutospacing="1" w:line="240" w:lineRule="auto"/>
        <w:ind w:left="360"/>
        <w:rPr>
          <w:rFonts w:ascii="Cambria" w:eastAsia="Times New Roman" w:hAnsi="Cambria" w:cs="Times New Roman"/>
          <w:sz w:val="24"/>
          <w:szCs w:val="24"/>
          <w:lang w:eastAsia="en-IN"/>
        </w:rPr>
      </w:pPr>
    </w:p>
    <w:p w14:paraId="3CA1502B" w14:textId="77777777" w:rsidR="007A48ED" w:rsidRPr="00363957" w:rsidRDefault="007A48ED" w:rsidP="007A48ED">
      <w:pPr>
        <w:pStyle w:val="ListParagraph"/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4"/>
          <w:szCs w:val="24"/>
          <w:lang w:eastAsia="en-IN"/>
          <w:rPrChange w:id="32" w:author="Anjana Devi A" w:date="2023-12-15T16:43:00Z">
            <w:rPr>
              <w:rFonts w:ascii="Cambria" w:eastAsia="Times New Roman" w:hAnsi="Cambria" w:cs="Times New Roman"/>
              <w:sz w:val="24"/>
              <w:szCs w:val="24"/>
              <w:lang w:val="de-DE" w:eastAsia="en-IN"/>
            </w:rPr>
          </w:rPrChange>
        </w:rPr>
      </w:pPr>
    </w:p>
    <w:sectPr w:rsidR="007A48ED" w:rsidRPr="003639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E5374E"/>
    <w:multiLevelType w:val="hybridMultilevel"/>
    <w:tmpl w:val="10D296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E35CDA"/>
    <w:multiLevelType w:val="hybridMultilevel"/>
    <w:tmpl w:val="526A1C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6805764">
    <w:abstractNumId w:val="1"/>
  </w:num>
  <w:num w:numId="2" w16cid:durableId="500589277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njana Devi A">
    <w15:presenceInfo w15:providerId="AD" w15:userId="S::anjana.nadam@kluniversity.in::48a0b194-2906-466d-9ace-625880d1332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visionView w:markup="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9A8"/>
    <w:rsid w:val="000E0F96"/>
    <w:rsid w:val="00162A0F"/>
    <w:rsid w:val="002208E8"/>
    <w:rsid w:val="00235C2D"/>
    <w:rsid w:val="00363957"/>
    <w:rsid w:val="003B5793"/>
    <w:rsid w:val="00405814"/>
    <w:rsid w:val="004246BC"/>
    <w:rsid w:val="004E5646"/>
    <w:rsid w:val="00507904"/>
    <w:rsid w:val="00523CB3"/>
    <w:rsid w:val="005349A8"/>
    <w:rsid w:val="00542C43"/>
    <w:rsid w:val="007003DC"/>
    <w:rsid w:val="0071248A"/>
    <w:rsid w:val="00735893"/>
    <w:rsid w:val="007A48ED"/>
    <w:rsid w:val="007E5469"/>
    <w:rsid w:val="00802E48"/>
    <w:rsid w:val="008C3DAD"/>
    <w:rsid w:val="008F7306"/>
    <w:rsid w:val="00A97671"/>
    <w:rsid w:val="00AB346C"/>
    <w:rsid w:val="00D703C9"/>
    <w:rsid w:val="00D75946"/>
    <w:rsid w:val="00E325B1"/>
    <w:rsid w:val="00EB522F"/>
    <w:rsid w:val="00FF5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FE0D6"/>
  <w15:chartTrackingRefBased/>
  <w15:docId w15:val="{4F0F806F-BC6A-4DEE-A85F-26A89DF7E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349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349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349A8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162A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2A0F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FF554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F554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7A48ED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7A48ED"/>
  </w:style>
  <w:style w:type="character" w:customStyle="1" w:styleId="nt">
    <w:name w:val="nt"/>
    <w:basedOn w:val="DefaultParagraphFont"/>
    <w:rsid w:val="00523CB3"/>
  </w:style>
  <w:style w:type="character" w:styleId="FollowedHyperlink">
    <w:name w:val="FollowedHyperlink"/>
    <w:basedOn w:val="DefaultParagraphFont"/>
    <w:uiPriority w:val="99"/>
    <w:semiHidden/>
    <w:unhideWhenUsed/>
    <w:rsid w:val="007003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44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7" Type="http://schemas.openxmlformats.org/officeDocument/2006/relationships/hyperlink" Target="https://www.jenkins.io/download/" TargetMode="Externa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customXml" Target="ink/ink3.xml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customXml" Target="ink/ink4.xm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customXml" Target="ink/ink1.xm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hyperlink" Target="https://pkg.jenkins.io/redhat-stable/jenkins.repo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hyperlink" Target="https://www.jenkins.io/doc/book/installing/linux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customXml" Target="ink/ink2.xml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5T07:04:46.4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2716 515 24575,'-10'-1'0,"0"0"0,0 0 0,0-1 0,-10-4 0,-12-1 0,-130-28 0,-190-68 0,-147-84 0,398 149 0,-2 5 0,-1 4 0,-1 5 0,-204-19 0,244 39 0,-110 7 0,165-1 0,0 0 0,1 0 0,-1 1 0,0 0 0,1 1 0,-14 7 0,4-1 0,1 1 0,-19 14 0,-7 9 0,1 1 0,2 1 0,-70 83 0,71-71 0,27-35 0,1 1 0,1 1 0,0 0 0,1 0 0,0 1 0,1 0 0,-8 23 0,2 14 0,-15 91 0,6 59 0,23-196 0,-33 589 0,32-520 0,-6 47 0,3-58 0,3 0 0,7 81 0,7 43 0,-12-181 0,1 0 0,0 0 0,1 0 0,0 0 0,0 0 0,1-1 0,0 1 0,4 8 0,-2-5 0,0 0 0,5 22 0,17 112 0,10 44 0,35 119 0,-41-214 0,-4-18 0,43 154 0,-27-93 0,-13-43 0,-24-76 0,-2-4 0,0 0 0,11 22 0,0-8 0,34 48 0,-36-62 0,0 0 0,29 23 0,-16-15 0,-3-4 0,0-2 0,47 25 0,-59-34 0,128 62 0,162 57 0,-228-101 0,1-3 0,80 11 0,-132-29 0,1-2 0,0 0 0,0-2 0,1 0 0,29-5 0,-4-3 0,67-19 0,-70 11 0,-1-3 0,-1-1 0,82-51 0,-27 14 0,113-64 0,-170 97 0,66-49 0,-91 59 0,-1 0 0,0-1 0,-1-1 0,-1 0 0,0-1 0,12-22 0,24-43 0,50-117 0,36-145 0,-123 306 0,-2-2 0,-2 0 0,-1 0 0,5-71 0,-12-167 0,-3 139 0,2 69 0,-18-126 0,10 146 0,-3-20 0,-26-89 0,23 110 0,4 13 0,-2 0 0,-17-35 0,11 32 0,3 8 0,-33-53 0,34 59 0,1 1 0,1-2 0,-16-49 0,11 29 0,10 28 0,-9-25 0,-14-56 0,18 57 0,-26-63 0,21 62 0,-14-51 0,27 77 0,-1 1 0,0 0 0,-1 0 0,-1 1 0,0-1 0,-1 1 0,-1 1 0,0 0 0,-1 0 0,-1 1 0,-14-15 0,19 21 0,0-1 0,0 1 0,1-1 0,0-1 0,-8-16 0,-4-9 0,-32-40 326,-13-24-2017,56 88-5135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5T07:04:29.0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1377 128 24575,'-94'1'0,"-103"-3"0,164-1 0,0-1 0,-56-16 0,-61-27 0,145 45 0,-152-39 0,125 36 0,0 2 0,-1 1 0,-57 4 0,21 0 0,53-2 0,-1 1 0,0 1 0,0 0 0,1 1 0,-1 1 0,1 1 0,0 0 0,1 1 0,-1 1 0,1 0 0,0 1 0,1 1 0,0 0 0,0 1 0,1 1 0,-17 17 0,26-24 0,1 0 0,0 1 0,0-1 0,0 1 0,0 0 0,1-1 0,0 1 0,0 1 0,-3 8 0,2 3 0,-2 31 0,0-1 0,-11 36 0,7-41 0,2 0 0,-3 75 0,10-88 0,5 170 0,-1-156 0,1 0 0,18 67 0,4 10 0,-10-40 0,-14-68 0,1 0 0,0-1 0,1 1 0,0-1 0,1-1 0,0 1 0,0-1 0,1 1 0,1-2 0,-1 1 0,2-1 0,-1-1 0,1 1 0,0-1 0,1-1 0,0 0 0,0 0 0,1-1 0,0 0 0,0-1 0,0 0 0,23 5 0,19 7 0,-19-5 0,0-2 0,0-2 0,1 0 0,0-3 0,38 2 0,-51-7 0,231-3 0,-213-1 0,74-17 0,21-3 0,-90 17 0,61-15 0,-82 16 0,-15 3 0,0 0 0,-1 0 0,1-1 0,-1 0 0,0 0 0,0-1 0,-1 0 0,1-1 0,9-9 0,7-8 0,26-35 0,-10 12 0,-21 26 0,-1-2 0,0 0 0,-2 0 0,0-2 0,-2 0 0,21-46 0,15-54 0,18-47 0,-63 156 0,0 0 0,-2 0 0,1 0 0,-2-1 0,0 1 0,0-30 0,-2 38 0,-1 1 0,0 0 0,1-1 0,-2 1 0,1 0 0,-1 0 0,0 0 0,0 0 0,-1 0 0,0 0 0,0 1 0,0-1 0,-1 1 0,1 0 0,-1 0 0,-1 0 0,1 1 0,-1-1 0,-7-5 0,-38-21 0,-2 2 0,-1 2 0,-57-20 0,85 36 0,1-1 0,-28-19 0,39 24 0,0 0 0,-17-5 0,-24-14 0,36 17 0,0 0 0,0 1 0,-25-8 0,2 1 0,4-1 265,26 10-673,-1 1 1,1 1-1,-24-7 1,20 9-6419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5T07:05:05.8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12634 1519 24575,'3'-1'0,"0"1"0,1-1 0,-1 0 0,0 0 0,0 0 0,0 0 0,0-1 0,3-1 0,9-5 0,634-212 0,-178 112 0,10 46 0,-429 58 0,77-15 0,-101 13 0,0-2 0,0-1 0,-1-1 0,34-18 0,-8 1 0,-22 12 0,-1 0 0,-1-3 0,45-33 0,-68 46 0,-1 1 0,0-1 0,0 0 0,0-1 0,-1 1 0,0-1 0,0 0 0,4-8 0,-6 10 0,-1 0 0,0 1 0,0-1 0,0 0 0,-1 0 0,1 0 0,-1-1 0,0 1 0,0 0 0,-1 0 0,1 0 0,-1 0 0,1 0 0,-1 0 0,-3-7 0,-4-7 0,0 1 0,-1-1 0,0 1 0,-1 1 0,-14-17 0,-67-73 0,69 85 0,0 0 0,-1 1 0,-42-27 0,-84-40 0,57 36 0,66 35 0,10 5 0,-1 1 0,0 1 0,0 1 0,-1 0 0,-29-8 0,12 8 0,-1 1 0,0 1 0,-63-1 0,62 7 0,1 2 0,0 1 0,-43 10 0,8 0 0,-93 5 0,145-17 0,-72 5 0,-118-9 0,126-5 0,-33-2 0,2 1 0,5 0 0,43 8 0,-199 3 0,107 12 0,-89 4 0,-217-14 0,331-13 0,-32-1 0,-540 11 0,674-2 0,-1-2 0,-55-11 0,-60-24 0,68 16 0,-114-32 0,167 49 0,-45-3 0,52 7 0,0-1 0,0-1 0,1 0 0,-1-2 0,-19-6 0,22 5 0,-1 1 0,-1 1 0,1 0 0,-1 1 0,1 1 0,-1 1 0,-31 1 0,-409 1 0,428-3 0,-36-5 0,-18-2 0,-41 6 0,-96-5 0,71 0 0,-234 17 0,133 32 0,174-25 0,63-13 0,0 1 0,0 0 0,1 1 0,0 1 0,0 0 0,-21 13 0,26-14 0,0-1 0,-1 0 0,1-1 0,-1 0 0,0 0 0,0-1 0,0 0 0,-11 1 0,-78 0 0,70-3 0,-57 0 0,-463-3 0,302-17 0,82 5 0,17-2 0,-46-2 0,22 2 0,101 18 0,-105 14 0,-68 27 0,-7 0 0,-90-17 0,0-24 0,14 7 0,51 0 0,132-9 0,-115 2 0,183 7 0,42-3 0,-39-1 0,18-2 0,1 2 0,-82 16 0,50-4 0,-303 55 0,277-56 0,-171 1 0,153-16 0,-350-13 0,368 3 0,-158-6 0,161 16 0,39-2 0,0 3 0,0 3 0,-73 15 0,36 1 0,-100 26 0,185-40 0,0-2 0,0 0 0,-35 0 0,24-2 0,26-1 0,0 1 0,-1-1 0,1 1 0,0 0 0,-10 5 0,-19 6 0,-14-9 0,41-5 0,1 2 0,-1-1 0,0 1 0,0 0 0,-12 4 0,18-4 0,0 0 0,0 0 0,0 0 0,0 1 0,0-1 0,1 1 0,-1 0 0,0-1 0,1 1 0,0 0 0,-1 0 0,1 0 0,0 0 0,0 0 0,-2 5 0,-11 40 0,8-26 0,-22 53 0,-13 42 0,37-101 0,1 0 0,1 0 0,0 0 0,0 0 0,2 0 0,0 16 0,2-20 0,0 1 0,1-1 0,0 0 0,1-1 0,0 1 0,1-1 0,0 1 0,1-1 0,8 11 0,0-2 0,0 0 0,1-1 0,28 24 0,-34-35 0,1 0 0,-1 0 0,2-1 0,-1 0 0,1-1 0,-1 0 0,1-1 0,17 4 0,12 2 0,42 3 0,-72-11 0,103 8 0,173-5 0,-198-6 0,230-11 0,-161 3 0,-32 1 0,65-1 0,793 10 0,-954 0 0,1 1 0,-1 2 0,43 10 0,83 33 0,-76-22 0,4 0 0,443 121 0,-184-60 0,103 38 0,-98-22 0,-321-95 0,0-1 0,0-1 0,1-1 0,0-1 0,34-1 0,-55-3 0,-1 0 0,0 0 0,0 0 0,0-1 0,0 0 0,0 0 0,-1-1 0,1 1 0,-1-1 0,7-5 0,6-3 0,32-17 10,0 3 0,66-25-1,112-26-153,-15 16-171,219-32 1,-279 70 330,0 7 1,207 4 0,270 18 677,-387-24-694,-60 2 0,-155 14 0,237-5 0,-207 8 0,0 2 0,90 19 0,-103-12 0,-29-6 0,1-1 0,-1-1 0,1 0 0,18 0 0,-25-2 0,1 0 0,0 1 0,0 0 0,-1 0 0,12 5 0,-8-2 0,-1-2 0,24 5 0,10-4 0,0-2 0,56-5 0,92-18 0,-100 10 0,207-16 0,348 14 0,-502 23 0,192 38 0,-240-26 0,37 5 0,-120-25 0,0-1 0,0 0 0,1-2 0,-1 0 0,0 0 0,23-6 0,-14 2 0,1 0 0,-1 2 0,1 2 0,43 1 0,104 19 0,-145-15 0,142 25 0,-99-15 0,1-3 0,129 4 0,-107-14 0,61-4 0,-96-5 0,-38 4 0,40-2 0,203 7 0,-243 0 0,38 7 0,-38-4 0,37 1 0,136-5-1365,-179 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5T07:14:02.0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6814 903 24575,'0'-1'0,"0"1"0,0-1 0,-1 1 0,1-1 0,0 1 0,0-1 0,0 1 0,-1-1 0,1 1 0,0 0 0,-1-1 0,1 1 0,0-1 0,-1 1 0,1 0 0,-1-1 0,1 1 0,0 0 0,-1-1 0,1 1 0,-1 0 0,0-1 0,-4-1 0,-49-31 0,-118-51 0,130 65 0,2 1 0,-246-108 0,-10 21 0,275 100 0,1 2 0,-38-3 0,-10-1 0,-36-16 0,-178-64 0,102 27 0,108 37 0,-132-63 0,138 54 0,-89-30 0,111 48 0,-1 1 0,0 3 0,-54-5 0,-84-11 0,104 12 0,-113-4 0,-470 17 0,309 3 0,-1007-2 0,1309 2 0,0 4 0,-73 15 0,37-5 0,6 2 0,-122 43 0,73-19 0,12-6 0,-99 28 0,104-28 0,79-24 0,0-1 0,0-1 0,-68 9 0,90-19 0,0 2 0,1-1 0,-23 8 0,29-8 0,1 1 0,1-1 0,-1 1 0,0 1 0,0-1 0,1 0 0,-1 1 0,1 0 0,0 0 0,0 0 0,0 0 0,0 0 0,0 0 0,-1 5 0,-1-2 0,0 0 0,-1 1 0,1-2 0,-1 1 0,0-1 0,-12 9 0,11-10 0,1 1 0,0 0 0,0 0 0,1 0 0,-1 0 0,1 1 0,-5 8 0,7-9 0,1 1 0,0-1 0,0 0 0,0 1 0,1 0 0,0-1 0,0 1 0,0 10 0,2 51 0,1-31 0,-2-15 0,0-2 0,1-1 0,3 24 0,-2-35 0,0-1 0,0 1 0,0 0 0,0-1 0,1 0 0,0 0 0,1 0 0,-1 0 0,8 9 0,13 15 0,1-2 0,2 0 0,38 31 0,-54-50 0,1-1 0,0 0 0,0-1 0,1 0 0,0-1 0,0 0 0,0-1 0,1-1 0,0 0 0,0-1 0,0 0 0,16 0 0,82 5 0,75 1 0,552-9 0,-566 9 0,-4 0 0,145-11 0,216 4 0,-373 11 0,206 43 0,-335-51 0,55 5 0,0-4 0,139-6 0,-89-2 0,73 11 0,7 0 0,-152-9 0,78 0 0,186-24 0,-200 9 0,200 0 0,-277 15 0,91-14 0,-86 6 0,335-41 0,-5-4 0,-348 47 0,24-5 0,0 3 0,98-2 0,211 11 0,-356-1 0,1 2 0,25 5 0,-25-4 0,1 0 0,18 0 0,20-3-1365,-36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FB5F0B-363C-40A1-A134-10FF88CB47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12</Pages>
  <Words>374</Words>
  <Characters>2135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Anjana Nandam</dc:creator>
  <cp:keywords/>
  <dc:description/>
  <cp:lastModifiedBy>Anjana Devi A</cp:lastModifiedBy>
  <cp:revision>24</cp:revision>
  <dcterms:created xsi:type="dcterms:W3CDTF">2023-12-12T05:46:00Z</dcterms:created>
  <dcterms:modified xsi:type="dcterms:W3CDTF">2023-12-15T11:15:00Z</dcterms:modified>
</cp:coreProperties>
</file>